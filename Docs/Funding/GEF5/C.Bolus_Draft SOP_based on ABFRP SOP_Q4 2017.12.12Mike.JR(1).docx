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29195" w14:textId="77777777" w:rsidR="00C6554A" w:rsidRPr="008B5277" w:rsidRDefault="00923E23" w:rsidP="00C6554A">
      <w:pPr>
        <w:pStyle w:val="Photo"/>
      </w:pPr>
      <w:bookmarkStart w:id="0" w:name="_Toc321147149"/>
      <w:bookmarkStart w:id="1" w:name="_Toc318188227"/>
      <w:bookmarkStart w:id="2" w:name="_Toc318188327"/>
      <w:bookmarkStart w:id="3" w:name="_Toc318189312"/>
      <w:bookmarkStart w:id="4" w:name="_Toc321147011"/>
      <w:commentRangeStart w:id="5"/>
      <w:r w:rsidRPr="00923E23">
        <w:rPr>
          <w:noProof/>
          <w:lang w:val="en-GB" w:eastAsia="en-GB"/>
        </w:rPr>
        <w:drawing>
          <wp:inline distT="0" distB="0" distL="0" distR="0" wp14:anchorId="56E458AB" wp14:editId="3EFECC22">
            <wp:extent cx="5486400" cy="4118326"/>
            <wp:effectExtent l="0" t="0" r="0" b="0"/>
            <wp:docPr id="1" name="Picture 1" descr="C:\Users\user\Pictures\Pictures\Nikon photos all\137_2017\125_Baviaanskloof learning trip\DSCN7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Pictures\Nikon photos all\137_2017\125_Baviaanskloof learning trip\DSCN7595.JP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486400" cy="4118326"/>
                    </a:xfrm>
                    <a:prstGeom prst="rect">
                      <a:avLst/>
                    </a:prstGeom>
                    <a:noFill/>
                    <a:ln>
                      <a:noFill/>
                    </a:ln>
                  </pic:spPr>
                </pic:pic>
              </a:graphicData>
            </a:graphic>
          </wp:inline>
        </w:drawing>
      </w:r>
      <w:commentRangeEnd w:id="5"/>
      <w:r w:rsidR="0083612C">
        <w:rPr>
          <w:rStyle w:val="CommentReference"/>
        </w:rPr>
        <w:commentReference w:id="5"/>
      </w:r>
    </w:p>
    <w:bookmarkEnd w:id="0"/>
    <w:bookmarkEnd w:id="1"/>
    <w:bookmarkEnd w:id="2"/>
    <w:bookmarkEnd w:id="3"/>
    <w:bookmarkEnd w:id="4"/>
    <w:p w14:paraId="59F7EF7F" w14:textId="77777777" w:rsidR="007620B3" w:rsidRDefault="00923E23" w:rsidP="00C6554A">
      <w:pPr>
        <w:pStyle w:val="Title"/>
      </w:pPr>
      <w:r>
        <w:t>Draft</w:t>
      </w:r>
      <w:ins w:id="6" w:author="Rhodes" w:date="2018-01-21T10:07:00Z">
        <w:r w:rsidR="0083612C">
          <w:t xml:space="preserve"> 1</w:t>
        </w:r>
      </w:ins>
      <w:r w:rsidR="003F1F75">
        <w:t>:</w:t>
      </w:r>
      <w:r>
        <w:t xml:space="preserve"> Standard Operati</w:t>
      </w:r>
      <w:r w:rsidR="0046591E">
        <w:t>ng</w:t>
      </w:r>
      <w:r>
        <w:t xml:space="preserve"> </w:t>
      </w:r>
      <w:r w:rsidR="00C0186F">
        <w:t>Procedure</w:t>
      </w:r>
      <w:r>
        <w:t xml:space="preserve"> (SOP)</w:t>
      </w:r>
      <w:r w:rsidR="00FD3FFF" w:rsidRPr="00FD3FFF">
        <w:t xml:space="preserve"> </w:t>
      </w:r>
      <w:r w:rsidR="00FD3FFF">
        <w:t>for Carbon Baseline monitoring</w:t>
      </w:r>
      <w:r w:rsidR="00127E78">
        <w:t xml:space="preserve"> </w:t>
      </w:r>
    </w:p>
    <w:p w14:paraId="17ABCA55" w14:textId="77777777" w:rsidR="00C6554A" w:rsidRPr="003F1F75" w:rsidRDefault="003F1F75" w:rsidP="00C6554A">
      <w:pPr>
        <w:pStyle w:val="Title"/>
        <w:rPr>
          <w:color w:val="FEB80A" w:themeColor="accent3"/>
          <w:sz w:val="36"/>
          <w:szCs w:val="36"/>
        </w:rPr>
      </w:pPr>
      <w:r w:rsidRPr="003F1F75">
        <w:rPr>
          <w:color w:val="FEB80A" w:themeColor="accent3"/>
          <w:sz w:val="36"/>
          <w:szCs w:val="36"/>
        </w:rPr>
        <w:t>(working document)</w:t>
      </w:r>
    </w:p>
    <w:p w14:paraId="347DE7A3" w14:textId="77777777" w:rsidR="00C0186F" w:rsidRDefault="00C0186F" w:rsidP="00C6554A">
      <w:pPr>
        <w:pStyle w:val="Subtitle"/>
      </w:pPr>
    </w:p>
    <w:p w14:paraId="5D2C1A00" w14:textId="77777777" w:rsidR="00C0186F" w:rsidRDefault="00C0186F" w:rsidP="00C6554A">
      <w:pPr>
        <w:pStyle w:val="Subtitle"/>
      </w:pPr>
    </w:p>
    <w:p w14:paraId="7FEE5E45" w14:textId="77777777" w:rsidR="00C0186F" w:rsidRDefault="00C0186F" w:rsidP="00C6554A">
      <w:pPr>
        <w:pStyle w:val="Subtitle"/>
      </w:pPr>
    </w:p>
    <w:p w14:paraId="76A368F6" w14:textId="77777777" w:rsidR="00C0186F" w:rsidRDefault="00C0186F" w:rsidP="00C6554A">
      <w:pPr>
        <w:pStyle w:val="Subtitle"/>
      </w:pPr>
    </w:p>
    <w:p w14:paraId="75FE94C8" w14:textId="77777777" w:rsidR="00C6554A" w:rsidRPr="00D5413C" w:rsidRDefault="00923E23" w:rsidP="00C6554A">
      <w:pPr>
        <w:pStyle w:val="Subtitle"/>
      </w:pPr>
      <w:r>
        <w:t>GEF</w:t>
      </w:r>
      <w:ins w:id="7" w:author="Rhodes" w:date="2018-01-21T10:07:00Z">
        <w:r w:rsidR="0083612C">
          <w:t>5 SLM</w:t>
        </w:r>
      </w:ins>
      <w:r>
        <w:t xml:space="preserve"> Project</w:t>
      </w:r>
    </w:p>
    <w:p w14:paraId="429EC0C1" w14:textId="77777777" w:rsidR="00923E23" w:rsidRDefault="00263C1C" w:rsidP="00C6554A">
      <w:pPr>
        <w:pStyle w:val="ContactInfo"/>
      </w:pPr>
      <w:r>
        <w:t xml:space="preserve">Bolus C., </w:t>
      </w:r>
      <w:r w:rsidR="00450A29">
        <w:t xml:space="preserve">Reeler J., </w:t>
      </w:r>
      <w:r>
        <w:t>Harris D., Powell M.</w:t>
      </w:r>
      <w:r w:rsidR="003E0652">
        <w:t>, Powell R.</w:t>
      </w:r>
      <w:r w:rsidR="00C6554A">
        <w:t xml:space="preserve"> | </w:t>
      </w:r>
      <w:r w:rsidR="00923E23">
        <w:t>Baviaanskloof</w:t>
      </w:r>
      <w:r w:rsidR="00C6554A">
        <w:t xml:space="preserve"> |</w:t>
      </w:r>
      <w:r w:rsidR="00C6554A" w:rsidRPr="00D5413C">
        <w:t xml:space="preserve"> </w:t>
      </w:r>
      <w:r>
        <w:t>2017/12/12</w:t>
      </w:r>
    </w:p>
    <w:p w14:paraId="5F558EF1" w14:textId="77777777" w:rsidR="00AB4271" w:rsidRDefault="00AB4271">
      <w:pPr>
        <w:sectPr w:rsidR="00AB4271" w:rsidSect="00911D7B">
          <w:footerReference w:type="default" r:id="rId12"/>
          <w:footerReference w:type="first" r:id="rId13"/>
          <w:pgSz w:w="11907" w:h="16839" w:code="9"/>
          <w:pgMar w:top="1728" w:right="1800" w:bottom="1440" w:left="1800" w:header="720" w:footer="720" w:gutter="0"/>
          <w:pgNumType w:start="0"/>
          <w:cols w:space="720"/>
          <w:titlePg/>
          <w:docGrid w:linePitch="360"/>
        </w:sectPr>
      </w:pPr>
    </w:p>
    <w:sdt>
      <w:sdtPr>
        <w:rPr>
          <w:rFonts w:asciiTheme="minorHAnsi" w:eastAsiaTheme="minorHAnsi" w:hAnsiTheme="minorHAnsi" w:cstheme="minorBidi"/>
          <w:color w:val="595959" w:themeColor="text1" w:themeTint="A6"/>
          <w:sz w:val="22"/>
          <w:szCs w:val="22"/>
        </w:rPr>
        <w:id w:val="1317298393"/>
        <w:docPartObj>
          <w:docPartGallery w:val="Table of Contents"/>
          <w:docPartUnique/>
        </w:docPartObj>
      </w:sdtPr>
      <w:sdtEndPr>
        <w:rPr>
          <w:b/>
          <w:bCs/>
          <w:noProof/>
        </w:rPr>
      </w:sdtEndPr>
      <w:sdtContent>
        <w:p w14:paraId="7059A3CA" w14:textId="77777777" w:rsidR="00A071D6" w:rsidRDefault="00A071D6">
          <w:pPr>
            <w:pStyle w:val="TOCHeading"/>
          </w:pPr>
          <w:r>
            <w:t>Table of Contents</w:t>
          </w:r>
        </w:p>
        <w:commentRangeStart w:id="10"/>
        <w:p w14:paraId="39ED8055" w14:textId="77777777" w:rsidR="001413DA" w:rsidRDefault="00A071D6">
          <w:pPr>
            <w:pStyle w:val="TOC1"/>
            <w:tabs>
              <w:tab w:val="right" w:leader="dot" w:pos="8297"/>
            </w:tabs>
            <w:rPr>
              <w:rFonts w:eastAsiaTheme="minorEastAsia"/>
              <w:noProof/>
              <w:color w:val="auto"/>
              <w:lang w:val="en-ZA" w:eastAsia="en-ZA"/>
            </w:rPr>
          </w:pPr>
          <w:r>
            <w:fldChar w:fldCharType="begin"/>
          </w:r>
          <w:r>
            <w:instrText xml:space="preserve"> TOC \o "1-3" \h \z \u </w:instrText>
          </w:r>
          <w:r>
            <w:fldChar w:fldCharType="separate"/>
          </w:r>
          <w:hyperlink w:anchor="_Toc500767290" w:history="1">
            <w:r w:rsidR="001413DA" w:rsidRPr="001F2D43">
              <w:rPr>
                <w:rStyle w:val="Hyperlink"/>
                <w:noProof/>
              </w:rPr>
              <w:t>List of Figures and Tables</w:t>
            </w:r>
            <w:r w:rsidR="001413DA">
              <w:rPr>
                <w:noProof/>
                <w:webHidden/>
              </w:rPr>
              <w:tab/>
            </w:r>
            <w:r w:rsidR="001413DA">
              <w:rPr>
                <w:noProof/>
                <w:webHidden/>
              </w:rPr>
              <w:fldChar w:fldCharType="begin"/>
            </w:r>
            <w:r w:rsidR="001413DA">
              <w:rPr>
                <w:noProof/>
                <w:webHidden/>
              </w:rPr>
              <w:instrText xml:space="preserve"> PAGEREF _Toc500767290 \h </w:instrText>
            </w:r>
            <w:r w:rsidR="001413DA">
              <w:rPr>
                <w:noProof/>
                <w:webHidden/>
              </w:rPr>
            </w:r>
            <w:r w:rsidR="001413DA">
              <w:rPr>
                <w:noProof/>
                <w:webHidden/>
              </w:rPr>
              <w:fldChar w:fldCharType="separate"/>
            </w:r>
            <w:r w:rsidR="00515232">
              <w:rPr>
                <w:noProof/>
                <w:webHidden/>
              </w:rPr>
              <w:t>1</w:t>
            </w:r>
            <w:r w:rsidR="001413DA">
              <w:rPr>
                <w:noProof/>
                <w:webHidden/>
              </w:rPr>
              <w:fldChar w:fldCharType="end"/>
            </w:r>
          </w:hyperlink>
        </w:p>
        <w:p w14:paraId="676111C5" w14:textId="77777777" w:rsidR="001413DA" w:rsidRDefault="009D3D7A">
          <w:pPr>
            <w:pStyle w:val="TOC1"/>
            <w:tabs>
              <w:tab w:val="right" w:leader="dot" w:pos="8297"/>
            </w:tabs>
            <w:rPr>
              <w:rFonts w:eastAsiaTheme="minorEastAsia"/>
              <w:noProof/>
              <w:color w:val="auto"/>
              <w:lang w:val="en-ZA" w:eastAsia="en-ZA"/>
            </w:rPr>
          </w:pPr>
          <w:hyperlink w:anchor="_Toc500767291" w:history="1">
            <w:r w:rsidR="001413DA" w:rsidRPr="001F2D43">
              <w:rPr>
                <w:rStyle w:val="Hyperlink"/>
                <w:noProof/>
              </w:rPr>
              <w:t>Background</w:t>
            </w:r>
            <w:r w:rsidR="001413DA">
              <w:rPr>
                <w:noProof/>
                <w:webHidden/>
              </w:rPr>
              <w:tab/>
            </w:r>
            <w:r w:rsidR="001413DA">
              <w:rPr>
                <w:noProof/>
                <w:webHidden/>
              </w:rPr>
              <w:fldChar w:fldCharType="begin"/>
            </w:r>
            <w:r w:rsidR="001413DA">
              <w:rPr>
                <w:noProof/>
                <w:webHidden/>
              </w:rPr>
              <w:instrText xml:space="preserve"> PAGEREF _Toc500767291 \h </w:instrText>
            </w:r>
            <w:r w:rsidR="001413DA">
              <w:rPr>
                <w:noProof/>
                <w:webHidden/>
              </w:rPr>
            </w:r>
            <w:r w:rsidR="001413DA">
              <w:rPr>
                <w:noProof/>
                <w:webHidden/>
              </w:rPr>
              <w:fldChar w:fldCharType="separate"/>
            </w:r>
            <w:r w:rsidR="00515232">
              <w:rPr>
                <w:noProof/>
                <w:webHidden/>
              </w:rPr>
              <w:t>1</w:t>
            </w:r>
            <w:r w:rsidR="001413DA">
              <w:rPr>
                <w:noProof/>
                <w:webHidden/>
              </w:rPr>
              <w:fldChar w:fldCharType="end"/>
            </w:r>
          </w:hyperlink>
        </w:p>
        <w:p w14:paraId="11F3AB0E" w14:textId="77777777" w:rsidR="001413DA" w:rsidRDefault="009D3D7A">
          <w:pPr>
            <w:pStyle w:val="TOC1"/>
            <w:tabs>
              <w:tab w:val="right" w:leader="dot" w:pos="8297"/>
            </w:tabs>
            <w:rPr>
              <w:rFonts w:eastAsiaTheme="minorEastAsia"/>
              <w:noProof/>
              <w:color w:val="auto"/>
              <w:lang w:val="en-ZA" w:eastAsia="en-ZA"/>
            </w:rPr>
          </w:pPr>
          <w:hyperlink w:anchor="_Toc500767292" w:history="1">
            <w:r w:rsidR="001413DA" w:rsidRPr="001F2D43">
              <w:rPr>
                <w:rStyle w:val="Hyperlink"/>
                <w:noProof/>
              </w:rPr>
              <w:t>Monitoring groups</w:t>
            </w:r>
            <w:r w:rsidR="001413DA">
              <w:rPr>
                <w:noProof/>
                <w:webHidden/>
              </w:rPr>
              <w:tab/>
            </w:r>
            <w:r w:rsidR="001413DA">
              <w:rPr>
                <w:noProof/>
                <w:webHidden/>
              </w:rPr>
              <w:fldChar w:fldCharType="begin"/>
            </w:r>
            <w:r w:rsidR="001413DA">
              <w:rPr>
                <w:noProof/>
                <w:webHidden/>
              </w:rPr>
              <w:instrText xml:space="preserve"> PAGEREF _Toc500767292 \h </w:instrText>
            </w:r>
            <w:r w:rsidR="001413DA">
              <w:rPr>
                <w:noProof/>
                <w:webHidden/>
              </w:rPr>
            </w:r>
            <w:r w:rsidR="001413DA">
              <w:rPr>
                <w:noProof/>
                <w:webHidden/>
              </w:rPr>
              <w:fldChar w:fldCharType="separate"/>
            </w:r>
            <w:r w:rsidR="00515232">
              <w:rPr>
                <w:noProof/>
                <w:webHidden/>
              </w:rPr>
              <w:t>1</w:t>
            </w:r>
            <w:r w:rsidR="001413DA">
              <w:rPr>
                <w:noProof/>
                <w:webHidden/>
              </w:rPr>
              <w:fldChar w:fldCharType="end"/>
            </w:r>
          </w:hyperlink>
        </w:p>
        <w:p w14:paraId="4BF5EE8F" w14:textId="77777777" w:rsidR="001413DA" w:rsidRDefault="009D3D7A">
          <w:pPr>
            <w:pStyle w:val="TOC1"/>
            <w:tabs>
              <w:tab w:val="right" w:leader="dot" w:pos="8297"/>
            </w:tabs>
            <w:rPr>
              <w:rFonts w:eastAsiaTheme="minorEastAsia"/>
              <w:noProof/>
              <w:color w:val="auto"/>
              <w:lang w:val="en-ZA" w:eastAsia="en-ZA"/>
            </w:rPr>
          </w:pPr>
          <w:hyperlink w:anchor="_Toc500767293" w:history="1">
            <w:r w:rsidR="001413DA" w:rsidRPr="001F2D43">
              <w:rPr>
                <w:rStyle w:val="Hyperlink"/>
                <w:noProof/>
              </w:rPr>
              <w:t>Selecting monitoring sites</w:t>
            </w:r>
            <w:r w:rsidR="001413DA">
              <w:rPr>
                <w:noProof/>
                <w:webHidden/>
              </w:rPr>
              <w:tab/>
            </w:r>
            <w:r w:rsidR="001413DA">
              <w:rPr>
                <w:noProof/>
                <w:webHidden/>
              </w:rPr>
              <w:fldChar w:fldCharType="begin"/>
            </w:r>
            <w:r w:rsidR="001413DA">
              <w:rPr>
                <w:noProof/>
                <w:webHidden/>
              </w:rPr>
              <w:instrText xml:space="preserve"> PAGEREF _Toc500767293 \h </w:instrText>
            </w:r>
            <w:r w:rsidR="001413DA">
              <w:rPr>
                <w:noProof/>
                <w:webHidden/>
              </w:rPr>
            </w:r>
            <w:r w:rsidR="001413DA">
              <w:rPr>
                <w:noProof/>
                <w:webHidden/>
              </w:rPr>
              <w:fldChar w:fldCharType="separate"/>
            </w:r>
            <w:r w:rsidR="00515232">
              <w:rPr>
                <w:noProof/>
                <w:webHidden/>
              </w:rPr>
              <w:t>1</w:t>
            </w:r>
            <w:r w:rsidR="001413DA">
              <w:rPr>
                <w:noProof/>
                <w:webHidden/>
              </w:rPr>
              <w:fldChar w:fldCharType="end"/>
            </w:r>
          </w:hyperlink>
        </w:p>
        <w:p w14:paraId="34CDBFD0" w14:textId="77777777" w:rsidR="001413DA" w:rsidRDefault="009D3D7A">
          <w:pPr>
            <w:pStyle w:val="TOC1"/>
            <w:tabs>
              <w:tab w:val="right" w:leader="dot" w:pos="8297"/>
            </w:tabs>
            <w:rPr>
              <w:rFonts w:eastAsiaTheme="minorEastAsia"/>
              <w:noProof/>
              <w:color w:val="auto"/>
              <w:lang w:val="en-ZA" w:eastAsia="en-ZA"/>
            </w:rPr>
          </w:pPr>
          <w:hyperlink w:anchor="_Toc500767294" w:history="1">
            <w:r w:rsidR="001413DA" w:rsidRPr="001F2D43">
              <w:rPr>
                <w:rStyle w:val="Hyperlink"/>
                <w:noProof/>
              </w:rPr>
              <w:t>Field sampling component</w:t>
            </w:r>
            <w:r w:rsidR="001413DA">
              <w:rPr>
                <w:noProof/>
                <w:webHidden/>
              </w:rPr>
              <w:tab/>
            </w:r>
            <w:r w:rsidR="001413DA">
              <w:rPr>
                <w:noProof/>
                <w:webHidden/>
              </w:rPr>
              <w:fldChar w:fldCharType="begin"/>
            </w:r>
            <w:r w:rsidR="001413DA">
              <w:rPr>
                <w:noProof/>
                <w:webHidden/>
              </w:rPr>
              <w:instrText xml:space="preserve"> PAGEREF _Toc500767294 \h </w:instrText>
            </w:r>
            <w:r w:rsidR="001413DA">
              <w:rPr>
                <w:noProof/>
                <w:webHidden/>
              </w:rPr>
            </w:r>
            <w:r w:rsidR="001413DA">
              <w:rPr>
                <w:noProof/>
                <w:webHidden/>
              </w:rPr>
              <w:fldChar w:fldCharType="separate"/>
            </w:r>
            <w:r w:rsidR="00515232">
              <w:rPr>
                <w:noProof/>
                <w:webHidden/>
              </w:rPr>
              <w:t>2</w:t>
            </w:r>
            <w:r w:rsidR="001413DA">
              <w:rPr>
                <w:noProof/>
                <w:webHidden/>
              </w:rPr>
              <w:fldChar w:fldCharType="end"/>
            </w:r>
          </w:hyperlink>
        </w:p>
        <w:p w14:paraId="54445C90" w14:textId="77777777" w:rsidR="001413DA" w:rsidRDefault="009D3D7A">
          <w:pPr>
            <w:pStyle w:val="TOC2"/>
            <w:tabs>
              <w:tab w:val="right" w:leader="dot" w:pos="8297"/>
            </w:tabs>
            <w:rPr>
              <w:rFonts w:eastAsiaTheme="minorEastAsia"/>
              <w:noProof/>
              <w:color w:val="auto"/>
              <w:lang w:val="en-ZA" w:eastAsia="en-ZA"/>
            </w:rPr>
          </w:pPr>
          <w:hyperlink w:anchor="_Toc500767295" w:history="1">
            <w:r w:rsidR="001413DA" w:rsidRPr="001F2D43">
              <w:rPr>
                <w:rStyle w:val="Hyperlink"/>
                <w:noProof/>
              </w:rPr>
              <w:t>Data tracking</w:t>
            </w:r>
            <w:r w:rsidR="001413DA">
              <w:rPr>
                <w:noProof/>
                <w:webHidden/>
              </w:rPr>
              <w:tab/>
            </w:r>
            <w:r w:rsidR="001413DA">
              <w:rPr>
                <w:noProof/>
                <w:webHidden/>
              </w:rPr>
              <w:fldChar w:fldCharType="begin"/>
            </w:r>
            <w:r w:rsidR="001413DA">
              <w:rPr>
                <w:noProof/>
                <w:webHidden/>
              </w:rPr>
              <w:instrText xml:space="preserve"> PAGEREF _Toc500767295 \h </w:instrText>
            </w:r>
            <w:r w:rsidR="001413DA">
              <w:rPr>
                <w:noProof/>
                <w:webHidden/>
              </w:rPr>
            </w:r>
            <w:r w:rsidR="001413DA">
              <w:rPr>
                <w:noProof/>
                <w:webHidden/>
              </w:rPr>
              <w:fldChar w:fldCharType="separate"/>
            </w:r>
            <w:r w:rsidR="00515232">
              <w:rPr>
                <w:noProof/>
                <w:webHidden/>
              </w:rPr>
              <w:t>3</w:t>
            </w:r>
            <w:r w:rsidR="001413DA">
              <w:rPr>
                <w:noProof/>
                <w:webHidden/>
              </w:rPr>
              <w:fldChar w:fldCharType="end"/>
            </w:r>
          </w:hyperlink>
        </w:p>
        <w:p w14:paraId="5D9FDD86" w14:textId="77777777" w:rsidR="001413DA" w:rsidRDefault="009D3D7A">
          <w:pPr>
            <w:pStyle w:val="TOC2"/>
            <w:tabs>
              <w:tab w:val="right" w:leader="dot" w:pos="8297"/>
            </w:tabs>
            <w:rPr>
              <w:rFonts w:eastAsiaTheme="minorEastAsia"/>
              <w:noProof/>
              <w:color w:val="auto"/>
              <w:lang w:val="en-ZA" w:eastAsia="en-ZA"/>
            </w:rPr>
          </w:pPr>
          <w:hyperlink w:anchor="_Toc500767296" w:history="1">
            <w:r w:rsidR="001413DA" w:rsidRPr="001F2D43">
              <w:rPr>
                <w:rStyle w:val="Hyperlink"/>
                <w:noProof/>
              </w:rPr>
              <w:t>Plot demarcation</w:t>
            </w:r>
            <w:r w:rsidR="001413DA">
              <w:rPr>
                <w:noProof/>
                <w:webHidden/>
              </w:rPr>
              <w:tab/>
            </w:r>
            <w:r w:rsidR="001413DA">
              <w:rPr>
                <w:noProof/>
                <w:webHidden/>
              </w:rPr>
              <w:fldChar w:fldCharType="begin"/>
            </w:r>
            <w:r w:rsidR="001413DA">
              <w:rPr>
                <w:noProof/>
                <w:webHidden/>
              </w:rPr>
              <w:instrText xml:space="preserve"> PAGEREF _Toc500767296 \h </w:instrText>
            </w:r>
            <w:r w:rsidR="001413DA">
              <w:rPr>
                <w:noProof/>
                <w:webHidden/>
              </w:rPr>
            </w:r>
            <w:r w:rsidR="001413DA">
              <w:rPr>
                <w:noProof/>
                <w:webHidden/>
              </w:rPr>
              <w:fldChar w:fldCharType="separate"/>
            </w:r>
            <w:r w:rsidR="00515232">
              <w:rPr>
                <w:noProof/>
                <w:webHidden/>
              </w:rPr>
              <w:t>3</w:t>
            </w:r>
            <w:r w:rsidR="001413DA">
              <w:rPr>
                <w:noProof/>
                <w:webHidden/>
              </w:rPr>
              <w:fldChar w:fldCharType="end"/>
            </w:r>
          </w:hyperlink>
        </w:p>
        <w:p w14:paraId="59023605" w14:textId="77777777" w:rsidR="001413DA" w:rsidRDefault="009D3D7A">
          <w:pPr>
            <w:pStyle w:val="TOC2"/>
            <w:tabs>
              <w:tab w:val="right" w:leader="dot" w:pos="8297"/>
            </w:tabs>
            <w:rPr>
              <w:rFonts w:eastAsiaTheme="minorEastAsia"/>
              <w:noProof/>
              <w:color w:val="auto"/>
              <w:lang w:val="en-ZA" w:eastAsia="en-ZA"/>
            </w:rPr>
          </w:pPr>
          <w:hyperlink w:anchor="_Toc500767297" w:history="1">
            <w:r w:rsidR="001413DA" w:rsidRPr="001F2D43">
              <w:rPr>
                <w:rStyle w:val="Hyperlink"/>
                <w:noProof/>
                <w:lang w:val="en-GB"/>
              </w:rPr>
              <w:t>Fixed point photography</w:t>
            </w:r>
            <w:r w:rsidR="001413DA">
              <w:rPr>
                <w:noProof/>
                <w:webHidden/>
              </w:rPr>
              <w:tab/>
            </w:r>
            <w:r w:rsidR="001413DA">
              <w:rPr>
                <w:noProof/>
                <w:webHidden/>
              </w:rPr>
              <w:fldChar w:fldCharType="begin"/>
            </w:r>
            <w:r w:rsidR="001413DA">
              <w:rPr>
                <w:noProof/>
                <w:webHidden/>
              </w:rPr>
              <w:instrText xml:space="preserve"> PAGEREF _Toc500767297 \h </w:instrText>
            </w:r>
            <w:r w:rsidR="001413DA">
              <w:rPr>
                <w:noProof/>
                <w:webHidden/>
              </w:rPr>
            </w:r>
            <w:r w:rsidR="001413DA">
              <w:rPr>
                <w:noProof/>
                <w:webHidden/>
              </w:rPr>
              <w:fldChar w:fldCharType="separate"/>
            </w:r>
            <w:r w:rsidR="00515232">
              <w:rPr>
                <w:noProof/>
                <w:webHidden/>
              </w:rPr>
              <w:t>4</w:t>
            </w:r>
            <w:r w:rsidR="001413DA">
              <w:rPr>
                <w:noProof/>
                <w:webHidden/>
              </w:rPr>
              <w:fldChar w:fldCharType="end"/>
            </w:r>
          </w:hyperlink>
        </w:p>
        <w:p w14:paraId="44DF3D93" w14:textId="77777777" w:rsidR="001413DA" w:rsidRDefault="009D3D7A">
          <w:pPr>
            <w:pStyle w:val="TOC2"/>
            <w:tabs>
              <w:tab w:val="right" w:leader="dot" w:pos="8297"/>
            </w:tabs>
            <w:rPr>
              <w:rFonts w:eastAsiaTheme="minorEastAsia"/>
              <w:noProof/>
              <w:color w:val="auto"/>
              <w:lang w:val="en-ZA" w:eastAsia="en-ZA"/>
            </w:rPr>
          </w:pPr>
          <w:hyperlink w:anchor="_Toc500767298" w:history="1">
            <w:r w:rsidR="001413DA" w:rsidRPr="001F2D43">
              <w:rPr>
                <w:rStyle w:val="Hyperlink"/>
                <w:noProof/>
              </w:rPr>
              <w:t>Litter sampling</w:t>
            </w:r>
            <w:r w:rsidR="001413DA">
              <w:rPr>
                <w:noProof/>
                <w:webHidden/>
              </w:rPr>
              <w:tab/>
            </w:r>
            <w:r w:rsidR="001413DA">
              <w:rPr>
                <w:noProof/>
                <w:webHidden/>
              </w:rPr>
              <w:fldChar w:fldCharType="begin"/>
            </w:r>
            <w:r w:rsidR="001413DA">
              <w:rPr>
                <w:noProof/>
                <w:webHidden/>
              </w:rPr>
              <w:instrText xml:space="preserve"> PAGEREF _Toc500767298 \h </w:instrText>
            </w:r>
            <w:r w:rsidR="001413DA">
              <w:rPr>
                <w:noProof/>
                <w:webHidden/>
              </w:rPr>
            </w:r>
            <w:r w:rsidR="001413DA">
              <w:rPr>
                <w:noProof/>
                <w:webHidden/>
              </w:rPr>
              <w:fldChar w:fldCharType="separate"/>
            </w:r>
            <w:r w:rsidR="00515232">
              <w:rPr>
                <w:noProof/>
                <w:webHidden/>
              </w:rPr>
              <w:t>4</w:t>
            </w:r>
            <w:r w:rsidR="001413DA">
              <w:rPr>
                <w:noProof/>
                <w:webHidden/>
              </w:rPr>
              <w:fldChar w:fldCharType="end"/>
            </w:r>
          </w:hyperlink>
        </w:p>
        <w:p w14:paraId="434A0F7D" w14:textId="77777777" w:rsidR="001413DA" w:rsidRDefault="009D3D7A">
          <w:pPr>
            <w:pStyle w:val="TOC2"/>
            <w:tabs>
              <w:tab w:val="right" w:leader="dot" w:pos="8297"/>
            </w:tabs>
            <w:rPr>
              <w:rFonts w:eastAsiaTheme="minorEastAsia"/>
              <w:noProof/>
              <w:color w:val="auto"/>
              <w:lang w:val="en-ZA" w:eastAsia="en-ZA"/>
            </w:rPr>
          </w:pPr>
          <w:hyperlink w:anchor="_Toc500767299" w:history="1">
            <w:r w:rsidR="001413DA" w:rsidRPr="001F2D43">
              <w:rPr>
                <w:rStyle w:val="Hyperlink"/>
                <w:noProof/>
              </w:rPr>
              <w:t>Woody species sampling</w:t>
            </w:r>
            <w:r w:rsidR="001413DA">
              <w:rPr>
                <w:noProof/>
                <w:webHidden/>
              </w:rPr>
              <w:tab/>
            </w:r>
            <w:r w:rsidR="001413DA">
              <w:rPr>
                <w:noProof/>
                <w:webHidden/>
              </w:rPr>
              <w:fldChar w:fldCharType="begin"/>
            </w:r>
            <w:r w:rsidR="001413DA">
              <w:rPr>
                <w:noProof/>
                <w:webHidden/>
              </w:rPr>
              <w:instrText xml:space="preserve"> PAGEREF _Toc500767299 \h </w:instrText>
            </w:r>
            <w:r w:rsidR="001413DA">
              <w:rPr>
                <w:noProof/>
                <w:webHidden/>
              </w:rPr>
            </w:r>
            <w:r w:rsidR="001413DA">
              <w:rPr>
                <w:noProof/>
                <w:webHidden/>
              </w:rPr>
              <w:fldChar w:fldCharType="separate"/>
            </w:r>
            <w:r w:rsidR="00515232">
              <w:rPr>
                <w:noProof/>
                <w:webHidden/>
              </w:rPr>
              <w:t>5</w:t>
            </w:r>
            <w:r w:rsidR="001413DA">
              <w:rPr>
                <w:noProof/>
                <w:webHidden/>
              </w:rPr>
              <w:fldChar w:fldCharType="end"/>
            </w:r>
          </w:hyperlink>
        </w:p>
        <w:p w14:paraId="0B40F525" w14:textId="77777777" w:rsidR="001413DA" w:rsidRDefault="009D3D7A">
          <w:pPr>
            <w:pStyle w:val="TOC2"/>
            <w:tabs>
              <w:tab w:val="right" w:leader="dot" w:pos="8297"/>
            </w:tabs>
            <w:rPr>
              <w:rFonts w:eastAsiaTheme="minorEastAsia"/>
              <w:noProof/>
              <w:color w:val="auto"/>
              <w:lang w:val="en-ZA" w:eastAsia="en-ZA"/>
            </w:rPr>
          </w:pPr>
          <w:hyperlink w:anchor="_Toc500767300" w:history="1">
            <w:r w:rsidR="001413DA" w:rsidRPr="001F2D43">
              <w:rPr>
                <w:rStyle w:val="Hyperlink"/>
                <w:i/>
                <w:noProof/>
              </w:rPr>
              <w:t xml:space="preserve">Euphorbia coerulescens </w:t>
            </w:r>
            <w:r w:rsidR="001413DA" w:rsidRPr="001F2D43">
              <w:rPr>
                <w:rStyle w:val="Hyperlink"/>
                <w:noProof/>
              </w:rPr>
              <w:t>(Noors) sampling</w:t>
            </w:r>
            <w:r w:rsidR="001413DA">
              <w:rPr>
                <w:noProof/>
                <w:webHidden/>
              </w:rPr>
              <w:tab/>
            </w:r>
            <w:r w:rsidR="001413DA">
              <w:rPr>
                <w:noProof/>
                <w:webHidden/>
              </w:rPr>
              <w:fldChar w:fldCharType="begin"/>
            </w:r>
            <w:r w:rsidR="001413DA">
              <w:rPr>
                <w:noProof/>
                <w:webHidden/>
              </w:rPr>
              <w:instrText xml:space="preserve"> PAGEREF _Toc500767300 \h </w:instrText>
            </w:r>
            <w:r w:rsidR="001413DA">
              <w:rPr>
                <w:noProof/>
                <w:webHidden/>
              </w:rPr>
            </w:r>
            <w:r w:rsidR="001413DA">
              <w:rPr>
                <w:noProof/>
                <w:webHidden/>
              </w:rPr>
              <w:fldChar w:fldCharType="separate"/>
            </w:r>
            <w:r w:rsidR="00515232">
              <w:rPr>
                <w:noProof/>
                <w:webHidden/>
              </w:rPr>
              <w:t>8</w:t>
            </w:r>
            <w:r w:rsidR="001413DA">
              <w:rPr>
                <w:noProof/>
                <w:webHidden/>
              </w:rPr>
              <w:fldChar w:fldCharType="end"/>
            </w:r>
          </w:hyperlink>
        </w:p>
        <w:p w14:paraId="560951E6" w14:textId="77777777" w:rsidR="001413DA" w:rsidRDefault="009D3D7A">
          <w:pPr>
            <w:pStyle w:val="TOC1"/>
            <w:tabs>
              <w:tab w:val="right" w:leader="dot" w:pos="8297"/>
            </w:tabs>
            <w:rPr>
              <w:rFonts w:eastAsiaTheme="minorEastAsia"/>
              <w:noProof/>
              <w:color w:val="auto"/>
              <w:lang w:val="en-ZA" w:eastAsia="en-ZA"/>
            </w:rPr>
          </w:pPr>
          <w:hyperlink w:anchor="_Toc500767301" w:history="1">
            <w:r w:rsidR="001413DA" w:rsidRPr="001F2D43">
              <w:rPr>
                <w:rStyle w:val="Hyperlink"/>
                <w:noProof/>
              </w:rPr>
              <w:t>Warehouse and laboratory component</w:t>
            </w:r>
            <w:r w:rsidR="001413DA">
              <w:rPr>
                <w:noProof/>
                <w:webHidden/>
              </w:rPr>
              <w:tab/>
            </w:r>
            <w:r w:rsidR="001413DA">
              <w:rPr>
                <w:noProof/>
                <w:webHidden/>
              </w:rPr>
              <w:fldChar w:fldCharType="begin"/>
            </w:r>
            <w:r w:rsidR="001413DA">
              <w:rPr>
                <w:noProof/>
                <w:webHidden/>
              </w:rPr>
              <w:instrText xml:space="preserve"> PAGEREF _Toc500767301 \h </w:instrText>
            </w:r>
            <w:r w:rsidR="001413DA">
              <w:rPr>
                <w:noProof/>
                <w:webHidden/>
              </w:rPr>
            </w:r>
            <w:r w:rsidR="001413DA">
              <w:rPr>
                <w:noProof/>
                <w:webHidden/>
              </w:rPr>
              <w:fldChar w:fldCharType="separate"/>
            </w:r>
            <w:r w:rsidR="00515232">
              <w:rPr>
                <w:noProof/>
                <w:webHidden/>
              </w:rPr>
              <w:t>9</w:t>
            </w:r>
            <w:r w:rsidR="001413DA">
              <w:rPr>
                <w:noProof/>
                <w:webHidden/>
              </w:rPr>
              <w:fldChar w:fldCharType="end"/>
            </w:r>
          </w:hyperlink>
        </w:p>
        <w:p w14:paraId="3E97CD01" w14:textId="77777777" w:rsidR="001413DA" w:rsidRDefault="009D3D7A">
          <w:pPr>
            <w:pStyle w:val="TOC2"/>
            <w:tabs>
              <w:tab w:val="right" w:leader="dot" w:pos="8297"/>
            </w:tabs>
            <w:rPr>
              <w:rFonts w:eastAsiaTheme="minorEastAsia"/>
              <w:noProof/>
              <w:color w:val="auto"/>
              <w:lang w:val="en-ZA" w:eastAsia="en-ZA"/>
            </w:rPr>
          </w:pPr>
          <w:hyperlink w:anchor="_Toc500767302" w:history="1">
            <w:r w:rsidR="001413DA" w:rsidRPr="001F2D43">
              <w:rPr>
                <w:rStyle w:val="Hyperlink"/>
                <w:noProof/>
              </w:rPr>
              <w:t>Litter analysis</w:t>
            </w:r>
            <w:r w:rsidR="001413DA">
              <w:rPr>
                <w:noProof/>
                <w:webHidden/>
              </w:rPr>
              <w:tab/>
            </w:r>
            <w:r w:rsidR="001413DA">
              <w:rPr>
                <w:noProof/>
                <w:webHidden/>
              </w:rPr>
              <w:fldChar w:fldCharType="begin"/>
            </w:r>
            <w:r w:rsidR="001413DA">
              <w:rPr>
                <w:noProof/>
                <w:webHidden/>
              </w:rPr>
              <w:instrText xml:space="preserve"> PAGEREF _Toc500767302 \h </w:instrText>
            </w:r>
            <w:r w:rsidR="001413DA">
              <w:rPr>
                <w:noProof/>
                <w:webHidden/>
              </w:rPr>
            </w:r>
            <w:r w:rsidR="001413DA">
              <w:rPr>
                <w:noProof/>
                <w:webHidden/>
              </w:rPr>
              <w:fldChar w:fldCharType="separate"/>
            </w:r>
            <w:r w:rsidR="00515232">
              <w:rPr>
                <w:noProof/>
                <w:webHidden/>
              </w:rPr>
              <w:t>9</w:t>
            </w:r>
            <w:r w:rsidR="001413DA">
              <w:rPr>
                <w:noProof/>
                <w:webHidden/>
              </w:rPr>
              <w:fldChar w:fldCharType="end"/>
            </w:r>
          </w:hyperlink>
        </w:p>
        <w:p w14:paraId="60A08125" w14:textId="77777777" w:rsidR="001413DA" w:rsidRDefault="009D3D7A">
          <w:pPr>
            <w:pStyle w:val="TOC1"/>
            <w:tabs>
              <w:tab w:val="right" w:leader="dot" w:pos="8297"/>
            </w:tabs>
            <w:rPr>
              <w:rFonts w:eastAsiaTheme="minorEastAsia"/>
              <w:noProof/>
              <w:color w:val="auto"/>
              <w:lang w:val="en-ZA" w:eastAsia="en-ZA"/>
            </w:rPr>
          </w:pPr>
          <w:hyperlink w:anchor="_Toc500767303" w:history="1">
            <w:r w:rsidR="001413DA" w:rsidRPr="001F2D43">
              <w:rPr>
                <w:rStyle w:val="Hyperlink"/>
                <w:noProof/>
              </w:rPr>
              <w:t>Labeling</w:t>
            </w:r>
            <w:r w:rsidR="001413DA">
              <w:rPr>
                <w:noProof/>
                <w:webHidden/>
              </w:rPr>
              <w:tab/>
            </w:r>
            <w:r w:rsidR="001413DA">
              <w:rPr>
                <w:noProof/>
                <w:webHidden/>
              </w:rPr>
              <w:fldChar w:fldCharType="begin"/>
            </w:r>
            <w:r w:rsidR="001413DA">
              <w:rPr>
                <w:noProof/>
                <w:webHidden/>
              </w:rPr>
              <w:instrText xml:space="preserve"> PAGEREF _Toc500767303 \h </w:instrText>
            </w:r>
            <w:r w:rsidR="001413DA">
              <w:rPr>
                <w:noProof/>
                <w:webHidden/>
              </w:rPr>
            </w:r>
            <w:r w:rsidR="001413DA">
              <w:rPr>
                <w:noProof/>
                <w:webHidden/>
              </w:rPr>
              <w:fldChar w:fldCharType="separate"/>
            </w:r>
            <w:r w:rsidR="00515232">
              <w:rPr>
                <w:noProof/>
                <w:webHidden/>
              </w:rPr>
              <w:t>9</w:t>
            </w:r>
            <w:r w:rsidR="001413DA">
              <w:rPr>
                <w:noProof/>
                <w:webHidden/>
              </w:rPr>
              <w:fldChar w:fldCharType="end"/>
            </w:r>
          </w:hyperlink>
        </w:p>
        <w:p w14:paraId="088743DC" w14:textId="77777777" w:rsidR="001413DA" w:rsidRDefault="009D3D7A">
          <w:pPr>
            <w:pStyle w:val="TOC2"/>
            <w:tabs>
              <w:tab w:val="right" w:leader="dot" w:pos="8297"/>
            </w:tabs>
            <w:rPr>
              <w:rFonts w:eastAsiaTheme="minorEastAsia"/>
              <w:noProof/>
              <w:color w:val="auto"/>
              <w:lang w:val="en-ZA" w:eastAsia="en-ZA"/>
            </w:rPr>
          </w:pPr>
          <w:hyperlink w:anchor="_Toc500767304" w:history="1">
            <w:r w:rsidR="001413DA" w:rsidRPr="001F2D43">
              <w:rPr>
                <w:rStyle w:val="Hyperlink"/>
                <w:noProof/>
              </w:rPr>
              <w:t>litter samples</w:t>
            </w:r>
            <w:r w:rsidR="001413DA">
              <w:rPr>
                <w:noProof/>
                <w:webHidden/>
              </w:rPr>
              <w:tab/>
            </w:r>
            <w:r w:rsidR="001413DA">
              <w:rPr>
                <w:noProof/>
                <w:webHidden/>
              </w:rPr>
              <w:fldChar w:fldCharType="begin"/>
            </w:r>
            <w:r w:rsidR="001413DA">
              <w:rPr>
                <w:noProof/>
                <w:webHidden/>
              </w:rPr>
              <w:instrText xml:space="preserve"> PAGEREF _Toc500767304 \h </w:instrText>
            </w:r>
            <w:r w:rsidR="001413DA">
              <w:rPr>
                <w:noProof/>
                <w:webHidden/>
              </w:rPr>
            </w:r>
            <w:r w:rsidR="001413DA">
              <w:rPr>
                <w:noProof/>
                <w:webHidden/>
              </w:rPr>
              <w:fldChar w:fldCharType="separate"/>
            </w:r>
            <w:r w:rsidR="00515232">
              <w:rPr>
                <w:noProof/>
                <w:webHidden/>
              </w:rPr>
              <w:t>9</w:t>
            </w:r>
            <w:r w:rsidR="001413DA">
              <w:rPr>
                <w:noProof/>
                <w:webHidden/>
              </w:rPr>
              <w:fldChar w:fldCharType="end"/>
            </w:r>
          </w:hyperlink>
        </w:p>
        <w:p w14:paraId="4842F31D" w14:textId="77777777" w:rsidR="001413DA" w:rsidRDefault="009D3D7A">
          <w:pPr>
            <w:pStyle w:val="TOC2"/>
            <w:tabs>
              <w:tab w:val="right" w:leader="dot" w:pos="8297"/>
            </w:tabs>
            <w:rPr>
              <w:rFonts w:eastAsiaTheme="minorEastAsia"/>
              <w:noProof/>
              <w:color w:val="auto"/>
              <w:lang w:val="en-ZA" w:eastAsia="en-ZA"/>
            </w:rPr>
          </w:pPr>
          <w:hyperlink w:anchor="_Toc500767305" w:history="1">
            <w:r w:rsidR="001413DA" w:rsidRPr="001F2D43">
              <w:rPr>
                <w:rStyle w:val="Hyperlink"/>
                <w:noProof/>
                <w:lang w:val="en-GB"/>
              </w:rPr>
              <w:t>Plant samples</w:t>
            </w:r>
            <w:r w:rsidR="001413DA">
              <w:rPr>
                <w:noProof/>
                <w:webHidden/>
              </w:rPr>
              <w:tab/>
            </w:r>
            <w:r w:rsidR="001413DA">
              <w:rPr>
                <w:noProof/>
                <w:webHidden/>
              </w:rPr>
              <w:fldChar w:fldCharType="begin"/>
            </w:r>
            <w:r w:rsidR="001413DA">
              <w:rPr>
                <w:noProof/>
                <w:webHidden/>
              </w:rPr>
              <w:instrText xml:space="preserve"> PAGEREF _Toc500767305 \h </w:instrText>
            </w:r>
            <w:r w:rsidR="001413DA">
              <w:rPr>
                <w:noProof/>
                <w:webHidden/>
              </w:rPr>
            </w:r>
            <w:r w:rsidR="001413DA">
              <w:rPr>
                <w:noProof/>
                <w:webHidden/>
              </w:rPr>
              <w:fldChar w:fldCharType="separate"/>
            </w:r>
            <w:r w:rsidR="00515232">
              <w:rPr>
                <w:noProof/>
                <w:webHidden/>
              </w:rPr>
              <w:t>9</w:t>
            </w:r>
            <w:r w:rsidR="001413DA">
              <w:rPr>
                <w:noProof/>
                <w:webHidden/>
              </w:rPr>
              <w:fldChar w:fldCharType="end"/>
            </w:r>
          </w:hyperlink>
        </w:p>
        <w:p w14:paraId="4B756F1C" w14:textId="77777777" w:rsidR="001413DA" w:rsidRDefault="009D3D7A">
          <w:pPr>
            <w:pStyle w:val="TOC1"/>
            <w:tabs>
              <w:tab w:val="right" w:leader="dot" w:pos="8297"/>
            </w:tabs>
            <w:rPr>
              <w:rFonts w:eastAsiaTheme="minorEastAsia"/>
              <w:noProof/>
              <w:color w:val="auto"/>
              <w:lang w:val="en-ZA" w:eastAsia="en-ZA"/>
            </w:rPr>
          </w:pPr>
          <w:hyperlink w:anchor="_Toc500767306" w:history="1">
            <w:r w:rsidR="001413DA" w:rsidRPr="001F2D43">
              <w:rPr>
                <w:rStyle w:val="Hyperlink"/>
                <w:noProof/>
              </w:rPr>
              <w:t>References</w:t>
            </w:r>
            <w:r w:rsidR="001413DA">
              <w:rPr>
                <w:noProof/>
                <w:webHidden/>
              </w:rPr>
              <w:tab/>
            </w:r>
            <w:r w:rsidR="001413DA">
              <w:rPr>
                <w:noProof/>
                <w:webHidden/>
              </w:rPr>
              <w:fldChar w:fldCharType="begin"/>
            </w:r>
            <w:r w:rsidR="001413DA">
              <w:rPr>
                <w:noProof/>
                <w:webHidden/>
              </w:rPr>
              <w:instrText xml:space="preserve"> PAGEREF _Toc500767306 \h </w:instrText>
            </w:r>
            <w:r w:rsidR="001413DA">
              <w:rPr>
                <w:noProof/>
                <w:webHidden/>
              </w:rPr>
            </w:r>
            <w:r w:rsidR="001413DA">
              <w:rPr>
                <w:noProof/>
                <w:webHidden/>
              </w:rPr>
              <w:fldChar w:fldCharType="separate"/>
            </w:r>
            <w:r w:rsidR="00515232">
              <w:rPr>
                <w:noProof/>
                <w:webHidden/>
              </w:rPr>
              <w:t>11</w:t>
            </w:r>
            <w:r w:rsidR="001413DA">
              <w:rPr>
                <w:noProof/>
                <w:webHidden/>
              </w:rPr>
              <w:fldChar w:fldCharType="end"/>
            </w:r>
          </w:hyperlink>
        </w:p>
        <w:p w14:paraId="73345B43" w14:textId="77777777" w:rsidR="001413DA" w:rsidRDefault="009D3D7A">
          <w:pPr>
            <w:pStyle w:val="TOC1"/>
            <w:tabs>
              <w:tab w:val="right" w:leader="dot" w:pos="8297"/>
            </w:tabs>
            <w:rPr>
              <w:rFonts w:eastAsiaTheme="minorEastAsia"/>
              <w:noProof/>
              <w:color w:val="auto"/>
              <w:lang w:val="en-ZA" w:eastAsia="en-ZA"/>
            </w:rPr>
          </w:pPr>
          <w:hyperlink w:anchor="_Toc500767307" w:history="1">
            <w:r w:rsidR="001413DA" w:rsidRPr="001F2D43">
              <w:rPr>
                <w:rStyle w:val="Hyperlink"/>
                <w:noProof/>
              </w:rPr>
              <w:t>Annexures</w:t>
            </w:r>
            <w:r w:rsidR="001413DA">
              <w:rPr>
                <w:noProof/>
                <w:webHidden/>
              </w:rPr>
              <w:tab/>
            </w:r>
            <w:r w:rsidR="001413DA">
              <w:rPr>
                <w:noProof/>
                <w:webHidden/>
              </w:rPr>
              <w:fldChar w:fldCharType="begin"/>
            </w:r>
            <w:r w:rsidR="001413DA">
              <w:rPr>
                <w:noProof/>
                <w:webHidden/>
              </w:rPr>
              <w:instrText xml:space="preserve"> PAGEREF _Toc500767307 \h </w:instrText>
            </w:r>
            <w:r w:rsidR="001413DA">
              <w:rPr>
                <w:noProof/>
                <w:webHidden/>
              </w:rPr>
            </w:r>
            <w:r w:rsidR="001413DA">
              <w:rPr>
                <w:noProof/>
                <w:webHidden/>
              </w:rPr>
              <w:fldChar w:fldCharType="separate"/>
            </w:r>
            <w:r w:rsidR="00515232">
              <w:rPr>
                <w:noProof/>
                <w:webHidden/>
              </w:rPr>
              <w:t>12</w:t>
            </w:r>
            <w:r w:rsidR="001413DA">
              <w:rPr>
                <w:noProof/>
                <w:webHidden/>
              </w:rPr>
              <w:fldChar w:fldCharType="end"/>
            </w:r>
          </w:hyperlink>
        </w:p>
        <w:p w14:paraId="3A9E0E3B" w14:textId="77777777" w:rsidR="001413DA" w:rsidRDefault="009D3D7A">
          <w:pPr>
            <w:pStyle w:val="TOC1"/>
            <w:tabs>
              <w:tab w:val="right" w:leader="dot" w:pos="8297"/>
            </w:tabs>
            <w:rPr>
              <w:rFonts w:eastAsiaTheme="minorEastAsia"/>
              <w:noProof/>
              <w:color w:val="auto"/>
              <w:lang w:val="en-ZA" w:eastAsia="en-ZA"/>
            </w:rPr>
          </w:pPr>
          <w:hyperlink w:anchor="_Toc500767308" w:history="1">
            <w:r w:rsidR="001413DA" w:rsidRPr="001F2D43">
              <w:rPr>
                <w:rStyle w:val="Hyperlink"/>
                <w:caps/>
                <w:noProof/>
              </w:rPr>
              <w:t>Annex 1:  cARBON bASELINE monitoring datasheets</w:t>
            </w:r>
            <w:r w:rsidR="001413DA">
              <w:rPr>
                <w:noProof/>
                <w:webHidden/>
              </w:rPr>
              <w:tab/>
            </w:r>
            <w:r w:rsidR="001413DA">
              <w:rPr>
                <w:noProof/>
                <w:webHidden/>
              </w:rPr>
              <w:fldChar w:fldCharType="begin"/>
            </w:r>
            <w:r w:rsidR="001413DA">
              <w:rPr>
                <w:noProof/>
                <w:webHidden/>
              </w:rPr>
              <w:instrText xml:space="preserve"> PAGEREF _Toc500767308 \h </w:instrText>
            </w:r>
            <w:r w:rsidR="001413DA">
              <w:rPr>
                <w:noProof/>
                <w:webHidden/>
              </w:rPr>
            </w:r>
            <w:r w:rsidR="001413DA">
              <w:rPr>
                <w:noProof/>
                <w:webHidden/>
              </w:rPr>
              <w:fldChar w:fldCharType="separate"/>
            </w:r>
            <w:r w:rsidR="00515232">
              <w:rPr>
                <w:noProof/>
                <w:webHidden/>
              </w:rPr>
              <w:t>12</w:t>
            </w:r>
            <w:r w:rsidR="001413DA">
              <w:rPr>
                <w:noProof/>
                <w:webHidden/>
              </w:rPr>
              <w:fldChar w:fldCharType="end"/>
            </w:r>
          </w:hyperlink>
        </w:p>
        <w:p w14:paraId="5C94AEB2" w14:textId="77777777" w:rsidR="001413DA" w:rsidRDefault="009D3D7A">
          <w:pPr>
            <w:pStyle w:val="TOC1"/>
            <w:tabs>
              <w:tab w:val="right" w:leader="dot" w:pos="8297"/>
            </w:tabs>
            <w:rPr>
              <w:rFonts w:eastAsiaTheme="minorEastAsia"/>
              <w:noProof/>
              <w:color w:val="auto"/>
              <w:lang w:val="en-ZA" w:eastAsia="en-ZA"/>
            </w:rPr>
          </w:pPr>
          <w:hyperlink w:anchor="_Toc500767309" w:history="1">
            <w:r w:rsidR="001413DA">
              <w:rPr>
                <w:noProof/>
                <w:webHidden/>
              </w:rPr>
              <w:tab/>
            </w:r>
            <w:r w:rsidR="001413DA">
              <w:rPr>
                <w:noProof/>
                <w:webHidden/>
              </w:rPr>
              <w:fldChar w:fldCharType="begin"/>
            </w:r>
            <w:r w:rsidR="001413DA">
              <w:rPr>
                <w:noProof/>
                <w:webHidden/>
              </w:rPr>
              <w:instrText xml:space="preserve"> PAGEREF _Toc500767309 \h </w:instrText>
            </w:r>
            <w:r w:rsidR="001413DA">
              <w:rPr>
                <w:noProof/>
                <w:webHidden/>
              </w:rPr>
            </w:r>
            <w:r w:rsidR="001413DA">
              <w:rPr>
                <w:noProof/>
                <w:webHidden/>
              </w:rPr>
              <w:fldChar w:fldCharType="separate"/>
            </w:r>
            <w:r w:rsidR="00515232">
              <w:rPr>
                <w:noProof/>
                <w:webHidden/>
              </w:rPr>
              <w:t>12</w:t>
            </w:r>
            <w:r w:rsidR="001413DA">
              <w:rPr>
                <w:noProof/>
                <w:webHidden/>
              </w:rPr>
              <w:fldChar w:fldCharType="end"/>
            </w:r>
          </w:hyperlink>
        </w:p>
        <w:p w14:paraId="4EFEC485" w14:textId="77777777" w:rsidR="00A071D6" w:rsidRDefault="00A071D6">
          <w:r>
            <w:rPr>
              <w:b/>
              <w:bCs/>
              <w:noProof/>
            </w:rPr>
            <w:fldChar w:fldCharType="end"/>
          </w:r>
          <w:commentRangeEnd w:id="10"/>
          <w:r w:rsidR="00F36D7B">
            <w:rPr>
              <w:rStyle w:val="CommentReference"/>
            </w:rPr>
            <w:commentReference w:id="10"/>
          </w:r>
        </w:p>
      </w:sdtContent>
    </w:sdt>
    <w:p w14:paraId="1EC604B3" w14:textId="77777777" w:rsidR="00671C1E" w:rsidRDefault="00671C1E">
      <w:pPr>
        <w:rPr>
          <w:rFonts w:asciiTheme="majorHAnsi" w:eastAsiaTheme="majorEastAsia" w:hAnsiTheme="majorHAnsi" w:cstheme="majorBidi"/>
          <w:color w:val="007789" w:themeColor="accent1" w:themeShade="BF"/>
          <w:sz w:val="32"/>
        </w:rPr>
      </w:pPr>
      <w:r>
        <w:br w:type="page"/>
      </w:r>
    </w:p>
    <w:p w14:paraId="2DAF0D76" w14:textId="77777777" w:rsidR="00923E23" w:rsidRPr="00671C1E" w:rsidRDefault="00BA7900" w:rsidP="00671C1E">
      <w:pPr>
        <w:pStyle w:val="Heading1"/>
      </w:pPr>
      <w:bookmarkStart w:id="11" w:name="_Toc500767290"/>
      <w:r w:rsidRPr="00671C1E">
        <w:lastRenderedPageBreak/>
        <w:t xml:space="preserve">List of </w:t>
      </w:r>
      <w:r w:rsidR="00923E23" w:rsidRPr="00671C1E">
        <w:t>Figures</w:t>
      </w:r>
      <w:r w:rsidR="00671C1E">
        <w:t xml:space="preserve"> and T</w:t>
      </w:r>
      <w:r w:rsidR="00671C1E" w:rsidRPr="00671C1E">
        <w:t>ables</w:t>
      </w:r>
      <w:bookmarkEnd w:id="11"/>
    </w:p>
    <w:p w14:paraId="2FA437D1" w14:textId="5CD48877" w:rsidR="00D83032" w:rsidRDefault="00F94B55">
      <w:pPr>
        <w:pStyle w:val="TableofFigures"/>
        <w:tabs>
          <w:tab w:val="right" w:leader="dot" w:pos="8297"/>
        </w:tabs>
        <w:rPr>
          <w:rFonts w:eastAsiaTheme="minorEastAsia"/>
          <w:noProof/>
          <w:color w:val="auto"/>
          <w:lang w:val="en-ZA" w:eastAsia="en-ZA"/>
        </w:rPr>
      </w:pPr>
      <w:r>
        <w:fldChar w:fldCharType="begin"/>
      </w:r>
      <w:r>
        <w:instrText xml:space="preserve"> TOC \h \z \c "Figure" </w:instrText>
      </w:r>
      <w:r>
        <w:fldChar w:fldCharType="separate"/>
      </w:r>
      <w:r w:rsidR="00C20D80">
        <w:fldChar w:fldCharType="begin"/>
      </w:r>
      <w:r w:rsidR="00C20D80">
        <w:instrText xml:space="preserve"> HYPERLINK \l "_Toc500766203" </w:instrText>
      </w:r>
      <w:r w:rsidR="00C20D80">
        <w:fldChar w:fldCharType="separate"/>
      </w:r>
      <w:r w:rsidR="00D83032" w:rsidRPr="00D83032">
        <w:rPr>
          <w:rStyle w:val="Hyperlink"/>
          <w:b/>
          <w:noProof/>
        </w:rPr>
        <w:t>Figure 1</w:t>
      </w:r>
      <w:ins w:id="12" w:author="Rhodes" w:date="2018-01-21T10:29:00Z">
        <w:r w:rsidR="000E477C">
          <w:rPr>
            <w:rStyle w:val="Hyperlink"/>
            <w:b/>
            <w:noProof/>
          </w:rPr>
          <w:t>:</w:t>
        </w:r>
      </w:ins>
      <w:r w:rsidR="00D83032" w:rsidRPr="00D94652">
        <w:rPr>
          <w:rStyle w:val="Hyperlink"/>
          <w:noProof/>
        </w:rPr>
        <w:t xml:space="preserve"> Litter collection is done using 50</w:t>
      </w:r>
      <w:ins w:id="13" w:author="Rhodes" w:date="2018-01-21T10:29:00Z">
        <w:r w:rsidR="000E477C">
          <w:rPr>
            <w:rStyle w:val="Hyperlink"/>
            <w:noProof/>
          </w:rPr>
          <w:t xml:space="preserve"> </w:t>
        </w:r>
      </w:ins>
      <w:r w:rsidR="00D83032" w:rsidRPr="00D94652">
        <w:rPr>
          <w:rStyle w:val="Hyperlink"/>
          <w:noProof/>
        </w:rPr>
        <w:t>x</w:t>
      </w:r>
      <w:ins w:id="14" w:author="Rhodes" w:date="2018-01-21T10:29:00Z">
        <w:r w:rsidR="000E477C">
          <w:rPr>
            <w:rStyle w:val="Hyperlink"/>
            <w:noProof/>
          </w:rPr>
          <w:t xml:space="preserve"> </w:t>
        </w:r>
      </w:ins>
      <w:r w:rsidR="00D83032" w:rsidRPr="00D94652">
        <w:rPr>
          <w:rStyle w:val="Hyperlink"/>
          <w:noProof/>
        </w:rPr>
        <w:t>50</w:t>
      </w:r>
      <w:ins w:id="15" w:author="Rhodes" w:date="2018-01-21T10:29:00Z">
        <w:r w:rsidR="000E477C">
          <w:rPr>
            <w:rStyle w:val="Hyperlink"/>
            <w:noProof/>
          </w:rPr>
          <w:t xml:space="preserve"> </w:t>
        </w:r>
      </w:ins>
      <w:r w:rsidR="00D83032" w:rsidRPr="00D94652">
        <w:rPr>
          <w:rStyle w:val="Hyperlink"/>
          <w:noProof/>
        </w:rPr>
        <w:t>cm quadrants</w:t>
      </w:r>
      <w:ins w:id="16" w:author="Rhodes" w:date="2018-01-21T10:10:00Z">
        <w:r w:rsidR="0029330A">
          <w:rPr>
            <w:rStyle w:val="Hyperlink"/>
            <w:noProof/>
          </w:rPr>
          <w:t>.</w:t>
        </w:r>
      </w:ins>
      <w:del w:id="17" w:author="Rhodes" w:date="2018-01-21T10:10:00Z">
        <w:r w:rsidR="00D83032" w:rsidRPr="00D94652" w:rsidDel="0029330A">
          <w:rPr>
            <w:rStyle w:val="Hyperlink"/>
            <w:noProof/>
          </w:rPr>
          <w:delText>, shown in the p</w:delText>
        </w:r>
      </w:del>
      <w:del w:id="18" w:author="Rhodes" w:date="2018-01-21T10:09:00Z">
        <w:r w:rsidR="00D83032" w:rsidRPr="00D94652" w:rsidDel="0029330A">
          <w:rPr>
            <w:rStyle w:val="Hyperlink"/>
            <w:noProof/>
          </w:rPr>
          <w:delText>hoto</w:delText>
        </w:r>
      </w:del>
      <w:del w:id="19" w:author="Rhodes" w:date="2018-01-21T10:10:00Z">
        <w:r w:rsidR="00D83032" w:rsidRPr="00D94652" w:rsidDel="0029330A">
          <w:rPr>
            <w:rStyle w:val="Hyperlink"/>
            <w:noProof/>
          </w:rPr>
          <w:delText xml:space="preserve"> above.</w:delText>
        </w:r>
      </w:del>
      <w:r w:rsidR="00D83032">
        <w:rPr>
          <w:noProof/>
          <w:webHidden/>
        </w:rPr>
        <w:tab/>
      </w:r>
      <w:ins w:id="20" w:author="Rhodes" w:date="2018-01-21T10:29:00Z">
        <w:r w:rsidR="000E477C">
          <w:rPr>
            <w:noProof/>
            <w:webHidden/>
          </w:rPr>
          <w:t xml:space="preserve"> </w:t>
        </w:r>
      </w:ins>
      <w:r w:rsidR="00D83032">
        <w:rPr>
          <w:noProof/>
          <w:webHidden/>
        </w:rPr>
        <w:fldChar w:fldCharType="begin"/>
      </w:r>
      <w:r w:rsidR="00D83032">
        <w:rPr>
          <w:noProof/>
          <w:webHidden/>
        </w:rPr>
        <w:instrText xml:space="preserve"> PAGEREF _Toc500766203 \h </w:instrText>
      </w:r>
      <w:r w:rsidR="00D83032">
        <w:rPr>
          <w:noProof/>
          <w:webHidden/>
        </w:rPr>
      </w:r>
      <w:r w:rsidR="00D83032">
        <w:rPr>
          <w:noProof/>
          <w:webHidden/>
        </w:rPr>
        <w:fldChar w:fldCharType="separate"/>
      </w:r>
      <w:r w:rsidR="00515232">
        <w:rPr>
          <w:noProof/>
          <w:webHidden/>
        </w:rPr>
        <w:t>5</w:t>
      </w:r>
      <w:r w:rsidR="00D83032">
        <w:rPr>
          <w:noProof/>
          <w:webHidden/>
        </w:rPr>
        <w:fldChar w:fldCharType="end"/>
      </w:r>
      <w:r w:rsidR="00C20D80">
        <w:rPr>
          <w:noProof/>
        </w:rPr>
        <w:fldChar w:fldCharType="end"/>
      </w:r>
    </w:p>
    <w:p w14:paraId="49FE1F7F" w14:textId="24E0CB30" w:rsidR="00D83032" w:rsidRDefault="00C20D80">
      <w:pPr>
        <w:pStyle w:val="TableofFigures"/>
        <w:tabs>
          <w:tab w:val="right" w:leader="dot" w:pos="8297"/>
        </w:tabs>
        <w:rPr>
          <w:rFonts w:eastAsiaTheme="minorEastAsia"/>
          <w:noProof/>
          <w:color w:val="auto"/>
          <w:lang w:val="en-ZA" w:eastAsia="en-ZA"/>
        </w:rPr>
      </w:pPr>
      <w:r>
        <w:fldChar w:fldCharType="begin"/>
      </w:r>
      <w:r>
        <w:instrText xml:space="preserve"> HYPERLINK \l "_Toc500766204" </w:instrText>
      </w:r>
      <w:r>
        <w:fldChar w:fldCharType="separate"/>
      </w:r>
      <w:r w:rsidR="00D83032" w:rsidRPr="00D83032">
        <w:rPr>
          <w:rStyle w:val="Hyperlink"/>
          <w:b/>
          <w:noProof/>
        </w:rPr>
        <w:t>Figure 2</w:t>
      </w:r>
      <w:ins w:id="21" w:author="Rhodes" w:date="2018-01-21T10:29:00Z">
        <w:r w:rsidR="000E477C">
          <w:rPr>
            <w:rStyle w:val="Hyperlink"/>
            <w:b/>
            <w:noProof/>
          </w:rPr>
          <w:t>:</w:t>
        </w:r>
      </w:ins>
      <w:r w:rsidR="00D83032" w:rsidRPr="00D94652">
        <w:rPr>
          <w:rStyle w:val="Hyperlink"/>
          <w:noProof/>
        </w:rPr>
        <w:t xml:space="preserve"> Above ground woody species measured for height, canopy width and canopy length, on degraded lands on Tchnuganoo.</w:t>
      </w:r>
      <w:r w:rsidR="00D83032">
        <w:rPr>
          <w:noProof/>
          <w:webHidden/>
        </w:rPr>
        <w:tab/>
      </w:r>
      <w:r w:rsidR="00D83032">
        <w:rPr>
          <w:noProof/>
          <w:webHidden/>
        </w:rPr>
        <w:fldChar w:fldCharType="begin"/>
      </w:r>
      <w:r w:rsidR="00D83032">
        <w:rPr>
          <w:noProof/>
          <w:webHidden/>
        </w:rPr>
        <w:instrText xml:space="preserve"> PAGEREF _Toc500766204 \h </w:instrText>
      </w:r>
      <w:r w:rsidR="00D83032">
        <w:rPr>
          <w:noProof/>
          <w:webHidden/>
        </w:rPr>
      </w:r>
      <w:r w:rsidR="00D83032">
        <w:rPr>
          <w:noProof/>
          <w:webHidden/>
        </w:rPr>
        <w:fldChar w:fldCharType="separate"/>
      </w:r>
      <w:r w:rsidR="00515232">
        <w:rPr>
          <w:noProof/>
          <w:webHidden/>
        </w:rPr>
        <w:t>6</w:t>
      </w:r>
      <w:r w:rsidR="00D83032">
        <w:rPr>
          <w:noProof/>
          <w:webHidden/>
        </w:rPr>
        <w:fldChar w:fldCharType="end"/>
      </w:r>
      <w:r>
        <w:rPr>
          <w:noProof/>
        </w:rPr>
        <w:fldChar w:fldCharType="end"/>
      </w:r>
    </w:p>
    <w:p w14:paraId="350B2B6C" w14:textId="77777777" w:rsidR="002278E9" w:rsidRDefault="00F94B55">
      <w:r>
        <w:fldChar w:fldCharType="end"/>
      </w:r>
    </w:p>
    <w:p w14:paraId="088D9160" w14:textId="1BB56F36" w:rsidR="00D83032" w:rsidRDefault="005818FD">
      <w:pPr>
        <w:pStyle w:val="TableofFigures"/>
        <w:tabs>
          <w:tab w:val="right" w:leader="dot" w:pos="8297"/>
        </w:tabs>
        <w:rPr>
          <w:rFonts w:eastAsiaTheme="minorEastAsia"/>
          <w:noProof/>
          <w:color w:val="auto"/>
          <w:lang w:val="en-ZA" w:eastAsia="en-ZA"/>
        </w:rPr>
      </w:pPr>
      <w:r>
        <w:fldChar w:fldCharType="begin"/>
      </w:r>
      <w:r>
        <w:instrText xml:space="preserve"> TOC \h \z \c "Table" </w:instrText>
      </w:r>
      <w:r>
        <w:fldChar w:fldCharType="separate"/>
      </w:r>
      <w:r w:rsidR="00C20D80">
        <w:fldChar w:fldCharType="begin"/>
      </w:r>
      <w:r w:rsidR="00C20D80">
        <w:instrText xml:space="preserve"> HYPERLINK \l "_Toc500766227" </w:instrText>
      </w:r>
      <w:r w:rsidR="00C20D80">
        <w:fldChar w:fldCharType="separate"/>
      </w:r>
      <w:r w:rsidR="00D83032" w:rsidRPr="00D83032">
        <w:rPr>
          <w:rStyle w:val="Hyperlink"/>
          <w:b/>
          <w:noProof/>
        </w:rPr>
        <w:t>Table 1</w:t>
      </w:r>
      <w:r w:rsidR="00D83032" w:rsidRPr="00345CC3">
        <w:rPr>
          <w:rStyle w:val="Hyperlink"/>
          <w:noProof/>
        </w:rPr>
        <w:t xml:space="preserve">: </w:t>
      </w:r>
      <w:ins w:id="22" w:author="Rhodes" w:date="2018-01-21T10:08:00Z">
        <w:r w:rsidR="0029330A">
          <w:rPr>
            <w:rStyle w:val="Hyperlink"/>
            <w:noProof/>
          </w:rPr>
          <w:t>A</w:t>
        </w:r>
      </w:ins>
      <w:del w:id="23" w:author="Rhodes" w:date="2018-01-21T10:08:00Z">
        <w:r w:rsidR="00D83032" w:rsidRPr="00345CC3" w:rsidDel="0029330A">
          <w:rPr>
            <w:rStyle w:val="Hyperlink"/>
            <w:noProof/>
          </w:rPr>
          <w:delText>Below is a</w:delText>
        </w:r>
      </w:del>
      <w:r w:rsidR="00D83032" w:rsidRPr="00345CC3">
        <w:rPr>
          <w:rStyle w:val="Hyperlink"/>
          <w:noProof/>
        </w:rPr>
        <w:t xml:space="preserve"> list of thicket species which have allometric equations based on their canopy height, length and breadth. The list is taken from data collected from Van der Vyver’s P</w:t>
      </w:r>
      <w:ins w:id="24" w:author="Rhodes" w:date="2018-01-21T10:08:00Z">
        <w:r w:rsidR="0029330A">
          <w:rPr>
            <w:rStyle w:val="Hyperlink"/>
            <w:noProof/>
          </w:rPr>
          <w:t>h</w:t>
        </w:r>
      </w:ins>
      <w:del w:id="25" w:author="Rhodes" w:date="2018-01-21T10:08:00Z">
        <w:r w:rsidR="00D83032" w:rsidRPr="00345CC3" w:rsidDel="0029330A">
          <w:rPr>
            <w:rStyle w:val="Hyperlink"/>
            <w:noProof/>
          </w:rPr>
          <w:delText>H</w:delText>
        </w:r>
      </w:del>
      <w:r w:rsidR="00D83032" w:rsidRPr="00345CC3">
        <w:rPr>
          <w:rStyle w:val="Hyperlink"/>
          <w:noProof/>
        </w:rPr>
        <w:t>D work (2017).</w:t>
      </w:r>
      <w:r w:rsidR="00D83032">
        <w:rPr>
          <w:noProof/>
          <w:webHidden/>
        </w:rPr>
        <w:tab/>
      </w:r>
      <w:r w:rsidR="00D83032">
        <w:rPr>
          <w:noProof/>
          <w:webHidden/>
        </w:rPr>
        <w:fldChar w:fldCharType="begin"/>
      </w:r>
      <w:r w:rsidR="00D83032">
        <w:rPr>
          <w:noProof/>
          <w:webHidden/>
        </w:rPr>
        <w:instrText xml:space="preserve"> PAGEREF _Toc500766227 \h </w:instrText>
      </w:r>
      <w:r w:rsidR="00D83032">
        <w:rPr>
          <w:noProof/>
          <w:webHidden/>
        </w:rPr>
      </w:r>
      <w:r w:rsidR="00D83032">
        <w:rPr>
          <w:noProof/>
          <w:webHidden/>
        </w:rPr>
        <w:fldChar w:fldCharType="separate"/>
      </w:r>
      <w:r w:rsidR="00515232">
        <w:rPr>
          <w:noProof/>
          <w:webHidden/>
        </w:rPr>
        <w:t>7</w:t>
      </w:r>
      <w:r w:rsidR="00D83032">
        <w:rPr>
          <w:noProof/>
          <w:webHidden/>
        </w:rPr>
        <w:fldChar w:fldCharType="end"/>
      </w:r>
      <w:r w:rsidR="00C20D80">
        <w:rPr>
          <w:noProof/>
        </w:rPr>
        <w:fldChar w:fldCharType="end"/>
      </w:r>
    </w:p>
    <w:p w14:paraId="3A0EB9C3" w14:textId="6D838DB3" w:rsidR="00D83032" w:rsidRDefault="00C20D80">
      <w:pPr>
        <w:pStyle w:val="TableofFigures"/>
        <w:tabs>
          <w:tab w:val="right" w:leader="dot" w:pos="8297"/>
        </w:tabs>
        <w:rPr>
          <w:rFonts w:eastAsiaTheme="minorEastAsia"/>
          <w:noProof/>
          <w:color w:val="auto"/>
          <w:lang w:val="en-ZA" w:eastAsia="en-ZA"/>
        </w:rPr>
      </w:pPr>
      <w:r>
        <w:fldChar w:fldCharType="begin"/>
      </w:r>
      <w:r>
        <w:instrText xml:space="preserve"> HYPERLINK \l "_Toc500766228" </w:instrText>
      </w:r>
      <w:r>
        <w:fldChar w:fldCharType="separate"/>
      </w:r>
      <w:r w:rsidR="00D83032" w:rsidRPr="00D83032">
        <w:rPr>
          <w:rStyle w:val="Hyperlink"/>
          <w:b/>
          <w:noProof/>
        </w:rPr>
        <w:t>Table 2:</w:t>
      </w:r>
      <w:r w:rsidR="00D83032" w:rsidRPr="00345CC3">
        <w:rPr>
          <w:rStyle w:val="Hyperlink"/>
          <w:noProof/>
        </w:rPr>
        <w:t xml:space="preserve"> </w:t>
      </w:r>
      <w:ins w:id="26" w:author="Rhodes" w:date="2018-01-21T10:09:00Z">
        <w:r w:rsidR="0029330A">
          <w:rPr>
            <w:rStyle w:val="Hyperlink"/>
            <w:noProof/>
          </w:rPr>
          <w:t>A</w:t>
        </w:r>
      </w:ins>
      <w:del w:id="27" w:author="Rhodes" w:date="2018-01-21T10:09:00Z">
        <w:r w:rsidR="00D83032" w:rsidRPr="00345CC3" w:rsidDel="0029330A">
          <w:rPr>
            <w:rStyle w:val="Hyperlink"/>
            <w:noProof/>
          </w:rPr>
          <w:delText>Below is a</w:delText>
        </w:r>
      </w:del>
      <w:r w:rsidR="00D83032" w:rsidRPr="00345CC3">
        <w:rPr>
          <w:rStyle w:val="Hyperlink"/>
          <w:noProof/>
        </w:rPr>
        <w:t xml:space="preserve"> list of thicket species which have allometric equations based on basal stem diameter from Powell </w:t>
      </w:r>
      <w:ins w:id="28" w:author="Rhodes" w:date="2018-01-21T10:30:00Z">
        <w:r w:rsidR="000E477C">
          <w:rPr>
            <w:rStyle w:val="Hyperlink"/>
            <w:noProof/>
          </w:rPr>
          <w:t>(</w:t>
        </w:r>
      </w:ins>
      <w:r w:rsidR="00D83032" w:rsidRPr="00345CC3">
        <w:rPr>
          <w:rStyle w:val="Hyperlink"/>
          <w:noProof/>
        </w:rPr>
        <w:t>2009</w:t>
      </w:r>
      <w:ins w:id="29" w:author="Rhodes" w:date="2018-01-21T10:30:00Z">
        <w:r w:rsidR="000E477C">
          <w:rPr>
            <w:rStyle w:val="Hyperlink"/>
            <w:noProof/>
          </w:rPr>
          <w:t>)</w:t>
        </w:r>
      </w:ins>
      <w:r w:rsidR="00D83032" w:rsidRPr="00345CC3">
        <w:rPr>
          <w:rStyle w:val="Hyperlink"/>
          <w:noProof/>
        </w:rPr>
        <w:t>.</w:t>
      </w:r>
      <w:r w:rsidR="00D83032">
        <w:rPr>
          <w:noProof/>
          <w:webHidden/>
        </w:rPr>
        <w:tab/>
      </w:r>
      <w:r w:rsidR="00D83032">
        <w:rPr>
          <w:noProof/>
          <w:webHidden/>
        </w:rPr>
        <w:fldChar w:fldCharType="begin"/>
      </w:r>
      <w:r w:rsidR="00D83032">
        <w:rPr>
          <w:noProof/>
          <w:webHidden/>
        </w:rPr>
        <w:instrText xml:space="preserve"> PAGEREF _Toc500766228 \h </w:instrText>
      </w:r>
      <w:r w:rsidR="00D83032">
        <w:rPr>
          <w:noProof/>
          <w:webHidden/>
        </w:rPr>
      </w:r>
      <w:r w:rsidR="00D83032">
        <w:rPr>
          <w:noProof/>
          <w:webHidden/>
        </w:rPr>
        <w:fldChar w:fldCharType="separate"/>
      </w:r>
      <w:r w:rsidR="00515232">
        <w:rPr>
          <w:noProof/>
          <w:webHidden/>
        </w:rPr>
        <w:t>8</w:t>
      </w:r>
      <w:r w:rsidR="00D83032">
        <w:rPr>
          <w:noProof/>
          <w:webHidden/>
        </w:rPr>
        <w:fldChar w:fldCharType="end"/>
      </w:r>
      <w:r>
        <w:rPr>
          <w:noProof/>
        </w:rPr>
        <w:fldChar w:fldCharType="end"/>
      </w:r>
    </w:p>
    <w:p w14:paraId="61F935EB" w14:textId="77777777" w:rsidR="005818FD" w:rsidRDefault="005818FD">
      <w:r>
        <w:fldChar w:fldCharType="end"/>
      </w:r>
    </w:p>
    <w:p w14:paraId="30966E89" w14:textId="77777777" w:rsidR="00AB4271" w:rsidRDefault="00AB4271">
      <w:pPr>
        <w:sectPr w:rsidR="00AB4271" w:rsidSect="00911D7B">
          <w:headerReference w:type="first" r:id="rId14"/>
          <w:pgSz w:w="11907" w:h="16839" w:code="9"/>
          <w:pgMar w:top="1728" w:right="1800" w:bottom="1440" w:left="1800" w:header="720" w:footer="720" w:gutter="0"/>
          <w:pgNumType w:start="0"/>
          <w:cols w:space="720"/>
          <w:titlePg/>
          <w:docGrid w:linePitch="360"/>
        </w:sectPr>
      </w:pPr>
    </w:p>
    <w:p w14:paraId="161B4268" w14:textId="77777777" w:rsidR="00C6554A" w:rsidRDefault="00570EEF" w:rsidP="00C6554A">
      <w:pPr>
        <w:pStyle w:val="Heading1"/>
      </w:pPr>
      <w:bookmarkStart w:id="30" w:name="_Toc500767291"/>
      <w:r>
        <w:lastRenderedPageBreak/>
        <w:t>Background</w:t>
      </w:r>
      <w:bookmarkEnd w:id="30"/>
    </w:p>
    <w:p w14:paraId="2ECF51F2" w14:textId="745B8FBC" w:rsidR="00D43CB6" w:rsidRDefault="00FD3FFF" w:rsidP="00FD3FFF">
      <w:r>
        <w:t xml:space="preserve">The following Standard Operating Procedure (SOP) is adapted from the </w:t>
      </w:r>
      <w:ins w:id="31" w:author="Rhodes" w:date="2018-01-21T10:30:00Z">
        <w:r w:rsidR="000E477C">
          <w:t xml:space="preserve">STRP </w:t>
        </w:r>
      </w:ins>
      <w:r>
        <w:t xml:space="preserve">SOP </w:t>
      </w:r>
      <w:r w:rsidR="00D43CB6" w:rsidRPr="007656B6">
        <w:t>(</w:t>
      </w:r>
      <w:r w:rsidR="00D43CB6" w:rsidRPr="007656B6">
        <w:rPr>
          <w:color w:val="0070C0"/>
        </w:rPr>
        <w:t>DEA</w:t>
      </w:r>
      <w:r w:rsidR="00D43CB6" w:rsidRPr="007656B6">
        <w:t>, 2010a)</w:t>
      </w:r>
      <w:r w:rsidR="00D43CB6">
        <w:t xml:space="preserve"> </w:t>
      </w:r>
      <w:r>
        <w:t xml:space="preserve">used for monitoring in the </w:t>
      </w:r>
      <w:r w:rsidR="00D43CB6">
        <w:t>Addo Baviaanskloof Fish</w:t>
      </w:r>
      <w:ins w:id="32" w:author="Rhodes" w:date="2018-01-21T10:31:00Z">
        <w:r w:rsidR="000E477C">
          <w:t xml:space="preserve"> R</w:t>
        </w:r>
      </w:ins>
      <w:del w:id="33" w:author="Rhodes" w:date="2018-01-21T10:31:00Z">
        <w:r w:rsidR="00D43CB6" w:rsidDel="000E477C">
          <w:delText>r</w:delText>
        </w:r>
      </w:del>
      <w:r w:rsidR="00D43CB6">
        <w:t>iver Restoration Program (</w:t>
      </w:r>
      <w:r>
        <w:t>ABFRP</w:t>
      </w:r>
      <w:r w:rsidR="00D43CB6">
        <w:t>). This was part of</w:t>
      </w:r>
      <w:r w:rsidR="007656B6">
        <w:t xml:space="preserve"> project document</w:t>
      </w:r>
      <w:r w:rsidR="00D43CB6">
        <w:t xml:space="preserve"> </w:t>
      </w:r>
      <w:r w:rsidR="00D43CB6" w:rsidRPr="007656B6">
        <w:t>(</w:t>
      </w:r>
      <w:r w:rsidR="00D43CB6" w:rsidRPr="007656B6">
        <w:rPr>
          <w:color w:val="0070C0"/>
        </w:rPr>
        <w:t>DEA</w:t>
      </w:r>
      <w:r w:rsidR="00D43CB6" w:rsidRPr="007656B6">
        <w:t>, 2010b)</w:t>
      </w:r>
      <w:r w:rsidR="00D43CB6">
        <w:t xml:space="preserve"> developed</w:t>
      </w:r>
      <w:r w:rsidR="007656B6">
        <w:t xml:space="preserve"> for verification</w:t>
      </w:r>
      <w:r w:rsidR="00D43CB6">
        <w:t xml:space="preserve"> of the project</w:t>
      </w:r>
      <w:r w:rsidR="00893ECA">
        <w:t xml:space="preserve"> through VCS (Verified Carbon Standard)</w:t>
      </w:r>
      <w:r w:rsidRPr="007656B6">
        <w:t>.</w:t>
      </w:r>
      <w:r>
        <w:t xml:space="preserve"> </w:t>
      </w:r>
      <w:r w:rsidR="0076142C">
        <w:t>The ABFRP is</w:t>
      </w:r>
      <w:r>
        <w:t xml:space="preserve"> a Department of Environmental Affairs</w:t>
      </w:r>
      <w:ins w:id="34" w:author="Rhodes" w:date="2018-01-21T10:31:00Z">
        <w:r w:rsidR="000E477C">
          <w:t>, Natural Resource Management</w:t>
        </w:r>
      </w:ins>
      <w:r>
        <w:t xml:space="preserve"> (</w:t>
      </w:r>
      <w:r w:rsidR="0076142C">
        <w:t>DEA-</w:t>
      </w:r>
      <w:r>
        <w:t xml:space="preserve">NRM) </w:t>
      </w:r>
      <w:r w:rsidR="0076142C">
        <w:t xml:space="preserve">restoration </w:t>
      </w:r>
      <w:r>
        <w:t>program</w:t>
      </w:r>
      <w:r w:rsidR="00D43CB6">
        <w:t>.</w:t>
      </w:r>
    </w:p>
    <w:p w14:paraId="6287734C" w14:textId="77777777" w:rsidR="00FD3FFF" w:rsidRDefault="0076142C" w:rsidP="00FD3FFF">
      <w:r>
        <w:t xml:space="preserve"> </w:t>
      </w:r>
    </w:p>
    <w:p w14:paraId="015F2845" w14:textId="77777777" w:rsidR="00FD3FFF" w:rsidRPr="00FD3FFF" w:rsidRDefault="002E2CA5" w:rsidP="00FD3FFF">
      <w:r w:rsidRPr="002E2CA5">
        <w:rPr>
          <w:b/>
        </w:rPr>
        <w:t>Important Note:</w:t>
      </w:r>
      <w:r>
        <w:t xml:space="preserve"> </w:t>
      </w:r>
      <w:r w:rsidR="00FD3FFF">
        <w:t xml:space="preserve">This is a working document and </w:t>
      </w:r>
      <w:r>
        <w:t xml:space="preserve">is not the final document. It </w:t>
      </w:r>
      <w:r w:rsidR="00050237">
        <w:t>is being</w:t>
      </w:r>
      <w:r w:rsidR="00FD3FFF">
        <w:t xml:space="preserve"> further refined based on the </w:t>
      </w:r>
      <w:r w:rsidR="00D93DCF">
        <w:t>results</w:t>
      </w:r>
      <w:r w:rsidR="00FD3FFF">
        <w:t xml:space="preserve"> obtained from the initial field </w:t>
      </w:r>
      <w:r w:rsidR="00570EEF">
        <w:t xml:space="preserve">experimental </w:t>
      </w:r>
      <w:r w:rsidR="00FD3FFF">
        <w:t xml:space="preserve">trial. </w:t>
      </w:r>
      <w:r>
        <w:t>Parts of the draft SOP which are verbatim from the original ABFRP SOP</w:t>
      </w:r>
      <w:r w:rsidR="00303266">
        <w:t xml:space="preserve"> </w:t>
      </w:r>
      <w:del w:id="35" w:author="Rhodes" w:date="2018-01-21T10:32:00Z">
        <w:r w:rsidR="00303266" w:rsidDel="000E477C">
          <w:delText xml:space="preserve"> </w:delText>
        </w:r>
      </w:del>
      <w:r w:rsidR="00303266" w:rsidRPr="007656B6">
        <w:t>(</w:t>
      </w:r>
      <w:r w:rsidR="00303266" w:rsidRPr="007656B6">
        <w:rPr>
          <w:color w:val="0070C0"/>
        </w:rPr>
        <w:t>DEA</w:t>
      </w:r>
      <w:r w:rsidR="00303266" w:rsidRPr="007656B6">
        <w:t>, 2010a)</w:t>
      </w:r>
      <w:r>
        <w:t xml:space="preserve"> are highlighted in </w:t>
      </w:r>
      <w:r w:rsidRPr="00570EEF">
        <w:t>light blue</w:t>
      </w:r>
      <w:r>
        <w:t xml:space="preserve"> as they have not yet been changed, whereas the rest is an addition or adaptation to this SOP. </w:t>
      </w:r>
      <w:r w:rsidR="00570EEF">
        <w:t>Notes are made about which parts of the SOP are likely to be changed</w:t>
      </w:r>
      <w:r w:rsidR="00303266">
        <w:t>,</w:t>
      </w:r>
      <w:r w:rsidR="00570EEF">
        <w:t xml:space="preserve"> based on </w:t>
      </w:r>
      <w:r w:rsidR="00303266">
        <w:t xml:space="preserve">further </w:t>
      </w:r>
      <w:r w:rsidR="00570EEF">
        <w:t>expert input</w:t>
      </w:r>
      <w:r w:rsidR="00303266">
        <w:t xml:space="preserve"> and the field trial results</w:t>
      </w:r>
      <w:r w:rsidR="00570EEF">
        <w:t xml:space="preserve">. Expert input was given by James Reeler, Dugal Harris, </w:t>
      </w:r>
      <w:r w:rsidR="00C01FDC">
        <w:t xml:space="preserve">Mike Powell, </w:t>
      </w:r>
      <w:r w:rsidR="00570EEF">
        <w:t>Rebecca Powell and Cosman Bolus.</w:t>
      </w:r>
    </w:p>
    <w:p w14:paraId="3A9883A2" w14:textId="77777777" w:rsidR="00FD3FFF" w:rsidRDefault="00FD3FFF" w:rsidP="00FD3FFF">
      <w:pPr>
        <w:pStyle w:val="Heading1"/>
      </w:pPr>
      <w:bookmarkStart w:id="36" w:name="_Toc500767292"/>
      <w:r>
        <w:t>Monitoring groups</w:t>
      </w:r>
      <w:bookmarkEnd w:id="36"/>
    </w:p>
    <w:p w14:paraId="07FEA9E9" w14:textId="77777777" w:rsidR="00FD3FFF" w:rsidRDefault="00FD3FFF" w:rsidP="00FD3FFF">
      <w:r>
        <w:t>At each site the following groups will be monitored:</w:t>
      </w:r>
    </w:p>
    <w:p w14:paraId="4FC8F63B" w14:textId="77777777" w:rsidR="00FD3FFF" w:rsidRPr="00C67FD0" w:rsidRDefault="00FD3FFF" w:rsidP="00FD3FFF">
      <w:pPr>
        <w:pStyle w:val="ListParagraph"/>
        <w:numPr>
          <w:ilvl w:val="0"/>
          <w:numId w:val="16"/>
        </w:numPr>
        <w:spacing w:before="0" w:after="0" w:line="240" w:lineRule="auto"/>
        <w:jc w:val="both"/>
        <w:rPr>
          <w:lang w:val="en-GB"/>
        </w:rPr>
      </w:pPr>
      <w:r w:rsidRPr="00C67FD0">
        <w:rPr>
          <w:lang w:val="en-GB"/>
        </w:rPr>
        <w:t>Litter</w:t>
      </w:r>
    </w:p>
    <w:p w14:paraId="6B9B242D" w14:textId="77777777" w:rsidR="00FD3FFF" w:rsidRPr="00C67FD0" w:rsidRDefault="00FD3FFF" w:rsidP="00FD3FFF">
      <w:pPr>
        <w:pStyle w:val="ListParagraph"/>
        <w:numPr>
          <w:ilvl w:val="0"/>
          <w:numId w:val="16"/>
        </w:numPr>
        <w:spacing w:before="0" w:after="0" w:line="240" w:lineRule="auto"/>
        <w:jc w:val="both"/>
        <w:rPr>
          <w:lang w:val="en-GB"/>
        </w:rPr>
      </w:pPr>
      <w:r w:rsidRPr="00C67FD0">
        <w:rPr>
          <w:lang w:val="en-GB"/>
        </w:rPr>
        <w:t>Above ground biomass</w:t>
      </w:r>
    </w:p>
    <w:p w14:paraId="39C7BE05" w14:textId="638B3604" w:rsidR="00FD3FFF" w:rsidRPr="00C67FD0" w:rsidRDefault="00FD3FFF" w:rsidP="00FD3FFF">
      <w:pPr>
        <w:pStyle w:val="ListParagraph"/>
        <w:numPr>
          <w:ilvl w:val="0"/>
          <w:numId w:val="16"/>
        </w:numPr>
        <w:spacing w:before="0" w:after="0" w:line="240" w:lineRule="auto"/>
        <w:jc w:val="both"/>
        <w:rPr>
          <w:lang w:val="en-GB"/>
        </w:rPr>
      </w:pPr>
      <w:proofErr w:type="spellStart"/>
      <w:r w:rsidRPr="00C67FD0">
        <w:rPr>
          <w:lang w:val="en-GB"/>
        </w:rPr>
        <w:t>Noors</w:t>
      </w:r>
      <w:proofErr w:type="spellEnd"/>
      <w:r w:rsidRPr="00C67FD0">
        <w:rPr>
          <w:lang w:val="en-GB"/>
        </w:rPr>
        <w:t xml:space="preserve"> </w:t>
      </w:r>
      <w:ins w:id="37" w:author="Rhodes" w:date="2018-01-21T10:49:00Z">
        <w:r w:rsidR="001F53BB">
          <w:rPr>
            <w:lang w:val="en-GB"/>
          </w:rPr>
          <w:t>(</w:t>
        </w:r>
        <w:r w:rsidR="001F53BB" w:rsidRPr="001F53BB">
          <w:rPr>
            <w:i/>
            <w:lang w:val="en-GB"/>
            <w:rPrChange w:id="38" w:author="Rhodes" w:date="2018-01-21T10:50:00Z">
              <w:rPr>
                <w:lang w:val="en-GB"/>
              </w:rPr>
            </w:rPrChange>
          </w:rPr>
          <w:t>Euphorbia coerulescens</w:t>
        </w:r>
        <w:r w:rsidR="001F53BB">
          <w:rPr>
            <w:lang w:val="en-GB"/>
          </w:rPr>
          <w:t xml:space="preserve">) </w:t>
        </w:r>
      </w:ins>
      <w:r w:rsidRPr="00C67FD0">
        <w:rPr>
          <w:lang w:val="en-GB"/>
        </w:rPr>
        <w:t>coverage</w:t>
      </w:r>
      <w:r w:rsidRPr="00F94137">
        <w:rPr>
          <w:lang w:val="en-GB"/>
        </w:rPr>
        <w:t xml:space="preserve"> </w:t>
      </w:r>
    </w:p>
    <w:p w14:paraId="3ED1A068" w14:textId="77777777" w:rsidR="00FD3FFF" w:rsidRDefault="00FD3FFF" w:rsidP="00FD3FFF"/>
    <w:p w14:paraId="0B03806A" w14:textId="77777777" w:rsidR="00F84378" w:rsidRPr="00C67FD0" w:rsidRDefault="00C01FDC" w:rsidP="00F84378">
      <w:pPr>
        <w:shd w:val="clear" w:color="auto" w:fill="E3E7F4" w:themeFill="accent5" w:themeFillTint="33"/>
        <w:jc w:val="both"/>
        <w:rPr>
          <w:lang w:val="en-GB"/>
        </w:rPr>
      </w:pPr>
      <w:r>
        <w:rPr>
          <w:lang w:val="en-GB"/>
        </w:rPr>
        <w:t>The first 3</w:t>
      </w:r>
      <w:r w:rsidR="00F84378" w:rsidRPr="00F84378">
        <w:rPr>
          <w:lang w:val="en-GB"/>
        </w:rPr>
        <w:t xml:space="preserve"> groups are measured in order to determine the amount of </w:t>
      </w:r>
      <w:proofErr w:type="gramStart"/>
      <w:r w:rsidR="00F84378" w:rsidRPr="00F84378">
        <w:rPr>
          <w:lang w:val="en-GB"/>
        </w:rPr>
        <w:t>carbon, and</w:t>
      </w:r>
      <w:proofErr w:type="gramEnd"/>
      <w:r w:rsidR="00F84378" w:rsidRPr="00F84378">
        <w:rPr>
          <w:lang w:val="en-GB"/>
        </w:rPr>
        <w:t xml:space="preserve"> are therefore termed “carbon pools”. </w:t>
      </w:r>
    </w:p>
    <w:p w14:paraId="206212B0" w14:textId="77777777" w:rsidR="00F84378" w:rsidRPr="00C67FD0" w:rsidRDefault="00F84378" w:rsidP="00F84378">
      <w:pPr>
        <w:jc w:val="both"/>
        <w:rPr>
          <w:lang w:val="en-GB"/>
        </w:rPr>
      </w:pPr>
    </w:p>
    <w:p w14:paraId="6D73BBE8" w14:textId="77777777" w:rsidR="0076142C" w:rsidRDefault="00D82C9D" w:rsidP="00D82C9D">
      <w:pPr>
        <w:pStyle w:val="Heading1"/>
      </w:pPr>
      <w:bookmarkStart w:id="39" w:name="_Toc500767293"/>
      <w:r>
        <w:t>Selecting monitoring sites</w:t>
      </w:r>
      <w:bookmarkEnd w:id="39"/>
    </w:p>
    <w:p w14:paraId="0BFCA88C" w14:textId="77777777" w:rsidR="00D82C9D" w:rsidRPr="00C67FD0" w:rsidRDefault="00D82C9D" w:rsidP="00D82C9D">
      <w:pPr>
        <w:pStyle w:val="ListParagraph"/>
        <w:numPr>
          <w:ilvl w:val="0"/>
          <w:numId w:val="18"/>
        </w:numPr>
        <w:shd w:val="clear" w:color="auto" w:fill="E3E7F4" w:themeFill="accent5" w:themeFillTint="33"/>
        <w:spacing w:before="0" w:after="0" w:line="240" w:lineRule="auto"/>
        <w:ind w:left="426" w:hanging="426"/>
        <w:jc w:val="both"/>
        <w:rPr>
          <w:lang w:val="en-GB"/>
        </w:rPr>
      </w:pPr>
      <w:r w:rsidRPr="00C67FD0">
        <w:rPr>
          <w:lang w:val="en-GB"/>
        </w:rPr>
        <w:t>Using the required equations from the chosen methodology (page 46 of AR-AMS0002</w:t>
      </w:r>
      <w:r w:rsidRPr="008E1B2A">
        <w:rPr>
          <w:vertAlign w:val="superscript"/>
        </w:rPr>
        <w:footnoteReference w:id="1"/>
      </w:r>
      <w:r w:rsidRPr="00C67FD0">
        <w:rPr>
          <w:lang w:val="en-GB"/>
        </w:rPr>
        <w:t>), calculate the number of required monitoring plots per stratum. Stratification criteria include:</w:t>
      </w:r>
    </w:p>
    <w:p w14:paraId="76DAC0AC" w14:textId="77777777" w:rsidR="00D82C9D" w:rsidRPr="00C67FD0" w:rsidRDefault="00D82C9D" w:rsidP="00D82C9D">
      <w:pPr>
        <w:pStyle w:val="ListParagraph"/>
        <w:numPr>
          <w:ilvl w:val="1"/>
          <w:numId w:val="18"/>
        </w:numPr>
        <w:shd w:val="clear" w:color="auto" w:fill="E3E7F4" w:themeFill="accent5" w:themeFillTint="33"/>
        <w:spacing w:before="0" w:after="0" w:line="240" w:lineRule="auto"/>
        <w:ind w:left="851" w:hanging="425"/>
        <w:jc w:val="both"/>
        <w:rPr>
          <w:lang w:val="en-GB"/>
        </w:rPr>
      </w:pPr>
      <w:r w:rsidRPr="00C67FD0">
        <w:rPr>
          <w:lang w:val="en-GB"/>
        </w:rPr>
        <w:lastRenderedPageBreak/>
        <w:t xml:space="preserve">Cohort (all plantings within a </w:t>
      </w:r>
      <w:proofErr w:type="gramStart"/>
      <w:r w:rsidRPr="00C67FD0">
        <w:rPr>
          <w:lang w:val="en-GB"/>
        </w:rPr>
        <w:t>5 year</w:t>
      </w:r>
      <w:proofErr w:type="gramEnd"/>
      <w:r w:rsidRPr="00C67FD0">
        <w:rPr>
          <w:lang w:val="en-GB"/>
        </w:rPr>
        <w:t xml:space="preserve"> period are defined as a single cohort).</w:t>
      </w:r>
    </w:p>
    <w:p w14:paraId="411E8111" w14:textId="77777777" w:rsidR="00D82C9D" w:rsidRPr="00C67FD0" w:rsidRDefault="00D82C9D" w:rsidP="00D82C9D">
      <w:pPr>
        <w:pStyle w:val="ListParagraph"/>
        <w:numPr>
          <w:ilvl w:val="1"/>
          <w:numId w:val="18"/>
        </w:numPr>
        <w:shd w:val="clear" w:color="auto" w:fill="E3E7F4" w:themeFill="accent5" w:themeFillTint="33"/>
        <w:spacing w:before="0" w:after="0" w:line="240" w:lineRule="auto"/>
        <w:ind w:left="851" w:hanging="425"/>
        <w:jc w:val="both"/>
        <w:rPr>
          <w:lang w:val="en-GB"/>
        </w:rPr>
      </w:pPr>
      <w:r w:rsidRPr="00C67FD0">
        <w:rPr>
          <w:lang w:val="en-GB"/>
        </w:rPr>
        <w:t>Burn areas (areas that have undergone a burn will be assigned to a separate “burn stratum and monitored independently).</w:t>
      </w:r>
    </w:p>
    <w:p w14:paraId="4A4A494F" w14:textId="77777777" w:rsidR="00D82C9D" w:rsidRPr="00C67FD0" w:rsidRDefault="00D82C9D" w:rsidP="00D82C9D">
      <w:pPr>
        <w:pStyle w:val="ListParagraph"/>
        <w:numPr>
          <w:ilvl w:val="0"/>
          <w:numId w:val="18"/>
        </w:numPr>
        <w:shd w:val="clear" w:color="auto" w:fill="E3E7F4" w:themeFill="accent5" w:themeFillTint="33"/>
        <w:spacing w:before="0" w:after="0" w:line="240" w:lineRule="auto"/>
        <w:ind w:left="426" w:hanging="426"/>
        <w:jc w:val="both"/>
        <w:rPr>
          <w:lang w:val="en-GB"/>
        </w:rPr>
      </w:pPr>
      <w:r w:rsidRPr="00C67FD0">
        <w:rPr>
          <w:lang w:val="en-GB"/>
        </w:rPr>
        <w:t xml:space="preserve">Initial calculations give </w:t>
      </w:r>
      <w:proofErr w:type="gramStart"/>
      <w:r w:rsidRPr="00C67FD0">
        <w:rPr>
          <w:lang w:val="en-GB"/>
        </w:rPr>
        <w:t>a number of</w:t>
      </w:r>
      <w:proofErr w:type="gramEnd"/>
      <w:r w:rsidRPr="00C67FD0">
        <w:rPr>
          <w:lang w:val="en-GB"/>
        </w:rPr>
        <w:t xml:space="preserve"> 10 sites for each stratum, and this is expanded to 15 to ensure redundancy in case of site damage or removal.</w:t>
      </w:r>
    </w:p>
    <w:p w14:paraId="1EEB3744" w14:textId="77777777" w:rsidR="00D82C9D" w:rsidRPr="00C67FD0" w:rsidRDefault="00D82C9D" w:rsidP="00D82C9D">
      <w:pPr>
        <w:pStyle w:val="ListParagraph"/>
        <w:numPr>
          <w:ilvl w:val="0"/>
          <w:numId w:val="18"/>
        </w:numPr>
        <w:shd w:val="clear" w:color="auto" w:fill="E3E7F4" w:themeFill="accent5" w:themeFillTint="33"/>
        <w:spacing w:before="0" w:after="0" w:line="240" w:lineRule="auto"/>
        <w:ind w:left="426" w:hanging="426"/>
        <w:jc w:val="both"/>
        <w:rPr>
          <w:lang w:val="en-GB"/>
        </w:rPr>
      </w:pPr>
      <w:r>
        <w:rPr>
          <w:lang w:val="en-GB"/>
        </w:rPr>
        <w:t>Within each sub-stratum (</w:t>
      </w:r>
      <w:proofErr w:type="gramStart"/>
      <w:r>
        <w:rPr>
          <w:lang w:val="en-GB"/>
        </w:rPr>
        <w:t>5 year</w:t>
      </w:r>
      <w:proofErr w:type="gramEnd"/>
      <w:r w:rsidRPr="00C67FD0">
        <w:rPr>
          <w:lang w:val="en-GB"/>
        </w:rPr>
        <w:t xml:space="preserve"> planting plan), divide the number of monitoring plots by five to obtain the number of sites to be assigned to each planting year. Randomly assign any remainder amongst the planting years.</w:t>
      </w:r>
    </w:p>
    <w:p w14:paraId="40B3DDD5" w14:textId="77777777" w:rsidR="00D82C9D" w:rsidRPr="00C67FD0" w:rsidRDefault="00D82C9D" w:rsidP="00D82C9D">
      <w:pPr>
        <w:pStyle w:val="ListParagraph"/>
        <w:numPr>
          <w:ilvl w:val="0"/>
          <w:numId w:val="18"/>
        </w:numPr>
        <w:shd w:val="clear" w:color="auto" w:fill="E3E7F4" w:themeFill="accent5" w:themeFillTint="33"/>
        <w:spacing w:before="0" w:after="0" w:line="240" w:lineRule="auto"/>
        <w:ind w:left="426" w:hanging="426"/>
        <w:jc w:val="both"/>
        <w:rPr>
          <w:lang w:val="en-GB"/>
        </w:rPr>
      </w:pPr>
      <w:r w:rsidRPr="00C67FD0">
        <w:rPr>
          <w:lang w:val="en-GB"/>
        </w:rPr>
        <w:t>Using a GIS</w:t>
      </w:r>
      <w:r>
        <w:rPr>
          <w:lang w:val="en-GB"/>
        </w:rPr>
        <w:t xml:space="preserve"> programme</w:t>
      </w:r>
      <w:r w:rsidRPr="00C67FD0">
        <w:rPr>
          <w:lang w:val="en-GB"/>
        </w:rPr>
        <w:t xml:space="preserve">, determine random locations within the area designated for each planting year. This can be done using ArcView and the “Generate Random Points” tool from the freely available </w:t>
      </w:r>
      <w:proofErr w:type="spellStart"/>
      <w:r w:rsidRPr="00C67FD0">
        <w:rPr>
          <w:lang w:val="en-GB"/>
        </w:rPr>
        <w:t>Hawth’s</w:t>
      </w:r>
      <w:proofErr w:type="spellEnd"/>
      <w:r w:rsidRPr="00C67FD0">
        <w:rPr>
          <w:lang w:val="en-GB"/>
        </w:rPr>
        <w:t xml:space="preserve"> Tools scripts</w:t>
      </w:r>
      <w:r w:rsidRPr="008E1B2A">
        <w:rPr>
          <w:vertAlign w:val="superscript"/>
        </w:rPr>
        <w:footnoteReference w:id="2"/>
      </w:r>
      <w:r w:rsidRPr="00C67FD0">
        <w:rPr>
          <w:lang w:val="en-GB"/>
        </w:rPr>
        <w:t xml:space="preserve"> or some other appropriate site-selection GIS algorithm. If an alternate method is used, this must be reported and documented. Assign the number of plots per area determined in step </w:t>
      </w:r>
      <w:r>
        <w:rPr>
          <w:lang w:val="en-GB"/>
        </w:rPr>
        <w:t>2</w:t>
      </w:r>
      <w:r w:rsidRPr="00C67FD0">
        <w:rPr>
          <w:lang w:val="en-GB"/>
        </w:rPr>
        <w:t>.</w:t>
      </w:r>
    </w:p>
    <w:p w14:paraId="4F51FBB6" w14:textId="77777777" w:rsidR="00D82C9D" w:rsidRDefault="00D82C9D" w:rsidP="00D82C9D">
      <w:pPr>
        <w:pStyle w:val="ListParagraph"/>
        <w:numPr>
          <w:ilvl w:val="0"/>
          <w:numId w:val="18"/>
        </w:numPr>
        <w:shd w:val="clear" w:color="auto" w:fill="E3E7F4" w:themeFill="accent5" w:themeFillTint="33"/>
        <w:spacing w:before="0" w:after="0" w:line="240" w:lineRule="auto"/>
        <w:ind w:left="426" w:hanging="426"/>
        <w:jc w:val="both"/>
        <w:rPr>
          <w:lang w:val="en-GB"/>
        </w:rPr>
      </w:pPr>
      <w:r w:rsidRPr="00C67FD0">
        <w:rPr>
          <w:lang w:val="en-GB"/>
        </w:rPr>
        <w:t>Assign each</w:t>
      </w:r>
      <w:r>
        <w:rPr>
          <w:lang w:val="en-GB"/>
        </w:rPr>
        <w:t xml:space="preserve"> monitoring plot a permanent ID, using the following structure</w:t>
      </w:r>
      <w:r w:rsidR="00443E3E">
        <w:rPr>
          <w:lang w:val="en-GB"/>
        </w:rPr>
        <w:t xml:space="preserve"> as an example</w:t>
      </w:r>
      <w:r>
        <w:rPr>
          <w:lang w:val="en-GB"/>
        </w:rPr>
        <w:t>:</w:t>
      </w:r>
    </w:p>
    <w:p w14:paraId="17324BF6" w14:textId="77777777" w:rsidR="00D82C9D" w:rsidRDefault="00D82C9D" w:rsidP="00D82C9D">
      <w:pPr>
        <w:pStyle w:val="ListParagraph"/>
        <w:numPr>
          <w:ilvl w:val="1"/>
          <w:numId w:val="18"/>
        </w:numPr>
        <w:shd w:val="clear" w:color="auto" w:fill="E3E7F4" w:themeFill="accent5" w:themeFillTint="33"/>
        <w:spacing w:before="0" w:after="0" w:line="240" w:lineRule="auto"/>
        <w:ind w:left="851" w:hanging="425"/>
        <w:jc w:val="both"/>
        <w:rPr>
          <w:lang w:val="en-GB"/>
        </w:rPr>
      </w:pPr>
      <w:r>
        <w:rPr>
          <w:lang w:val="en-GB"/>
        </w:rPr>
        <w:t>the first letter of the protected area (A = Addo, B = Baviaanskloof, G = Great Fish River);</w:t>
      </w:r>
    </w:p>
    <w:p w14:paraId="7F98E3D8" w14:textId="77777777" w:rsidR="00D82C9D" w:rsidRDefault="00D82C9D" w:rsidP="00D82C9D">
      <w:pPr>
        <w:pStyle w:val="ListParagraph"/>
        <w:numPr>
          <w:ilvl w:val="1"/>
          <w:numId w:val="18"/>
        </w:numPr>
        <w:shd w:val="clear" w:color="auto" w:fill="E3E7F4" w:themeFill="accent5" w:themeFillTint="33"/>
        <w:spacing w:before="0" w:after="0" w:line="240" w:lineRule="auto"/>
        <w:ind w:left="851" w:hanging="425"/>
        <w:jc w:val="both"/>
        <w:rPr>
          <w:lang w:val="en-GB"/>
        </w:rPr>
      </w:pPr>
      <w:r>
        <w:rPr>
          <w:lang w:val="en-GB"/>
        </w:rPr>
        <w:t>a two-digit number for the project instance within the protected area (01 for the first, 02 for the second, etc), followed by a period (.);</w:t>
      </w:r>
    </w:p>
    <w:p w14:paraId="2769E09D" w14:textId="77777777" w:rsidR="00D82C9D" w:rsidRDefault="00D82C9D" w:rsidP="00D82C9D">
      <w:pPr>
        <w:pStyle w:val="ListParagraph"/>
        <w:numPr>
          <w:ilvl w:val="1"/>
          <w:numId w:val="18"/>
        </w:numPr>
        <w:shd w:val="clear" w:color="auto" w:fill="E3E7F4" w:themeFill="accent5" w:themeFillTint="33"/>
        <w:spacing w:before="0" w:after="0" w:line="240" w:lineRule="auto"/>
        <w:ind w:left="851" w:hanging="425"/>
        <w:jc w:val="both"/>
        <w:rPr>
          <w:lang w:val="en-GB"/>
        </w:rPr>
      </w:pPr>
      <w:r>
        <w:rPr>
          <w:lang w:val="en-GB"/>
        </w:rPr>
        <w:t xml:space="preserve">a three-digit number for the number of the monitoring plot within the project instance. </w:t>
      </w:r>
    </w:p>
    <w:p w14:paraId="23DAA65A" w14:textId="77777777" w:rsidR="00D82C9D" w:rsidRDefault="00D82C9D" w:rsidP="00D82C9D">
      <w:pPr>
        <w:pStyle w:val="ListParagraph"/>
        <w:numPr>
          <w:ilvl w:val="0"/>
          <w:numId w:val="18"/>
        </w:numPr>
        <w:shd w:val="clear" w:color="auto" w:fill="E3E7F4" w:themeFill="accent5" w:themeFillTint="33"/>
        <w:spacing w:before="0" w:after="0" w:line="240" w:lineRule="auto"/>
        <w:ind w:left="426" w:hanging="426"/>
        <w:jc w:val="both"/>
        <w:rPr>
          <w:lang w:val="en-GB"/>
        </w:rPr>
      </w:pPr>
      <w:r>
        <w:rPr>
          <w:lang w:val="en-GB"/>
        </w:rPr>
        <w:t xml:space="preserve">An example of a plot ID is: </w:t>
      </w:r>
      <w:r w:rsidRPr="002F23D7">
        <w:rPr>
          <w:b/>
          <w:lang w:val="en-GB"/>
        </w:rPr>
        <w:t>A1.21</w:t>
      </w:r>
      <w:r>
        <w:rPr>
          <w:lang w:val="en-GB"/>
        </w:rPr>
        <w:t>, which means Darlington Dam area, of the Addo Elephant National Park, site 21.</w:t>
      </w:r>
    </w:p>
    <w:p w14:paraId="162C90D5" w14:textId="77777777" w:rsidR="00D82C9D" w:rsidRPr="005A049E" w:rsidRDefault="00D82C9D" w:rsidP="00D82C9D">
      <w:pPr>
        <w:pStyle w:val="ListParagraph"/>
        <w:numPr>
          <w:ilvl w:val="0"/>
          <w:numId w:val="18"/>
        </w:numPr>
        <w:shd w:val="clear" w:color="auto" w:fill="E3E7F4" w:themeFill="accent5" w:themeFillTint="33"/>
        <w:spacing w:before="0" w:after="0" w:line="240" w:lineRule="auto"/>
        <w:ind w:left="426" w:hanging="426"/>
        <w:jc w:val="both"/>
        <w:rPr>
          <w:lang w:val="en-GB"/>
        </w:rPr>
      </w:pPr>
      <w:r>
        <w:rPr>
          <w:lang w:val="en-GB"/>
        </w:rPr>
        <w:t>Record the ID</w:t>
      </w:r>
      <w:r w:rsidRPr="005A049E">
        <w:rPr>
          <w:lang w:val="en-GB"/>
        </w:rPr>
        <w:t xml:space="preserve"> in the project database.</w:t>
      </w:r>
    </w:p>
    <w:p w14:paraId="46BCEF74" w14:textId="77777777" w:rsidR="00D82C9D" w:rsidRDefault="00D82C9D" w:rsidP="00D82C9D">
      <w:pPr>
        <w:pStyle w:val="ListParagraph"/>
        <w:numPr>
          <w:ilvl w:val="0"/>
          <w:numId w:val="18"/>
        </w:numPr>
        <w:shd w:val="clear" w:color="auto" w:fill="E3E7F4" w:themeFill="accent5" w:themeFillTint="33"/>
        <w:spacing w:before="0" w:after="0" w:line="240" w:lineRule="auto"/>
        <w:ind w:left="426" w:hanging="426"/>
        <w:jc w:val="both"/>
        <w:rPr>
          <w:lang w:val="en-GB"/>
        </w:rPr>
      </w:pPr>
      <w:r w:rsidRPr="00C67FD0">
        <w:rPr>
          <w:lang w:val="en-GB"/>
        </w:rPr>
        <w:t xml:space="preserve">Once monitoring has been undertaken, review the means and standard error for each </w:t>
      </w:r>
      <w:r>
        <w:rPr>
          <w:lang w:val="en-GB"/>
        </w:rPr>
        <w:t xml:space="preserve">carbon </w:t>
      </w:r>
      <w:r w:rsidRPr="00C67FD0">
        <w:rPr>
          <w:lang w:val="en-GB"/>
        </w:rPr>
        <w:t>pool within the stratum. If the standard error is greater than 10% of the mean at a 95% confidence level, additional monitoring sites must be assigned to each stratum. The number of sites can be calculated using the equations on page 46 of the methodology.</w:t>
      </w:r>
    </w:p>
    <w:p w14:paraId="593B1832" w14:textId="77777777" w:rsidR="00D82C9D" w:rsidRPr="00C67FD0" w:rsidRDefault="00D82C9D" w:rsidP="00D82C9D">
      <w:pPr>
        <w:pStyle w:val="ListParagraph"/>
        <w:numPr>
          <w:ilvl w:val="0"/>
          <w:numId w:val="18"/>
        </w:numPr>
        <w:shd w:val="clear" w:color="auto" w:fill="E3E7F4" w:themeFill="accent5" w:themeFillTint="33"/>
        <w:spacing w:before="0" w:after="0" w:line="240" w:lineRule="auto"/>
        <w:ind w:left="426" w:hanging="426"/>
        <w:jc w:val="both"/>
        <w:rPr>
          <w:lang w:val="en-GB"/>
        </w:rPr>
      </w:pPr>
      <w:r>
        <w:rPr>
          <w:lang w:val="en-GB"/>
        </w:rPr>
        <w:t>Current baseline monitoring sites are appended at the end of this document.</w:t>
      </w:r>
    </w:p>
    <w:p w14:paraId="4B1C14F3" w14:textId="77777777" w:rsidR="00D82C9D" w:rsidRPr="00C67FD0" w:rsidRDefault="00D82C9D" w:rsidP="00D82C9D">
      <w:pPr>
        <w:pStyle w:val="ListParagraph"/>
        <w:jc w:val="both"/>
        <w:rPr>
          <w:lang w:val="en-GB"/>
        </w:rPr>
      </w:pPr>
    </w:p>
    <w:p w14:paraId="0F5C7F81" w14:textId="77777777" w:rsidR="00D82C9D" w:rsidRPr="00D82C9D" w:rsidRDefault="00D82C9D" w:rsidP="00D82C9D"/>
    <w:p w14:paraId="6A942771" w14:textId="77777777" w:rsidR="00D82C9D" w:rsidRDefault="00D82C9D" w:rsidP="00E45859">
      <w:pPr>
        <w:pStyle w:val="Heading1"/>
      </w:pPr>
      <w:bookmarkStart w:id="40" w:name="_Toc500767294"/>
      <w:r>
        <w:t>Field sampling component</w:t>
      </w:r>
      <w:bookmarkEnd w:id="40"/>
    </w:p>
    <w:p w14:paraId="50BA0100" w14:textId="77777777" w:rsidR="00D82C9D" w:rsidRDefault="00D82C9D" w:rsidP="00D82C9D">
      <w:pPr>
        <w:shd w:val="clear" w:color="auto" w:fill="E3E7F4" w:themeFill="accent5" w:themeFillTint="33"/>
        <w:jc w:val="both"/>
      </w:pPr>
      <w:r>
        <w:t>The recommended order of procedures for a given sites is as below. It is possible to deviate from this proposed order, especially if (for example) biodiversity is to be measured across all permanent monitoring sites, followed by the remaining criteria.</w:t>
      </w:r>
    </w:p>
    <w:p w14:paraId="0AC54CDF" w14:textId="77777777" w:rsidR="00D82C9D" w:rsidRDefault="00D82C9D" w:rsidP="00D82C9D">
      <w:pPr>
        <w:pStyle w:val="ListParagraph"/>
        <w:numPr>
          <w:ilvl w:val="0"/>
          <w:numId w:val="19"/>
        </w:numPr>
        <w:spacing w:before="0" w:after="0" w:line="240" w:lineRule="auto"/>
        <w:ind w:left="426" w:hanging="426"/>
        <w:contextualSpacing w:val="0"/>
        <w:jc w:val="both"/>
      </w:pPr>
      <w:r>
        <w:t>Plot demarcation.</w:t>
      </w:r>
    </w:p>
    <w:p w14:paraId="4E22C1C1" w14:textId="77777777" w:rsidR="00D82C9D" w:rsidRDefault="00D82C9D" w:rsidP="00D82C9D">
      <w:pPr>
        <w:pStyle w:val="ListParagraph"/>
        <w:numPr>
          <w:ilvl w:val="0"/>
          <w:numId w:val="19"/>
        </w:numPr>
        <w:spacing w:before="0" w:after="0" w:line="240" w:lineRule="auto"/>
        <w:ind w:left="426" w:hanging="426"/>
        <w:contextualSpacing w:val="0"/>
        <w:jc w:val="both"/>
      </w:pPr>
      <w:r>
        <w:t>Fixed point photography.</w:t>
      </w:r>
    </w:p>
    <w:p w14:paraId="266FF28A" w14:textId="6B8F2432" w:rsidR="00D82C9D" w:rsidRDefault="00D82C9D" w:rsidP="00D82C9D">
      <w:pPr>
        <w:pStyle w:val="ListParagraph"/>
        <w:numPr>
          <w:ilvl w:val="0"/>
          <w:numId w:val="19"/>
        </w:numPr>
        <w:spacing w:before="0" w:after="0" w:line="240" w:lineRule="auto"/>
        <w:ind w:left="426" w:hanging="426"/>
        <w:contextualSpacing w:val="0"/>
        <w:jc w:val="both"/>
      </w:pPr>
      <w:r>
        <w:lastRenderedPageBreak/>
        <w:t>Aboveground biomass assessment (All woody</w:t>
      </w:r>
      <w:ins w:id="41" w:author="Rhodes" w:date="2018-01-21T10:51:00Z">
        <w:r w:rsidR="0058065E">
          <w:t xml:space="preserve"> and succulent tree and shrub</w:t>
        </w:r>
      </w:ins>
      <w:r>
        <w:t xml:space="preserve"> species, </w:t>
      </w:r>
      <w:ins w:id="42" w:author="Rhodes" w:date="2018-01-21T10:53:00Z">
        <w:r w:rsidR="0058065E">
          <w:t xml:space="preserve">and specifically </w:t>
        </w:r>
      </w:ins>
      <w:r>
        <w:t xml:space="preserve">spekboom and </w:t>
      </w:r>
      <w:proofErr w:type="spellStart"/>
      <w:r>
        <w:t>noors</w:t>
      </w:r>
      <w:proofErr w:type="spellEnd"/>
      <w:r>
        <w:t>).</w:t>
      </w:r>
    </w:p>
    <w:p w14:paraId="2FB8616A" w14:textId="77777777" w:rsidR="00D82C9D" w:rsidRDefault="00D82C9D" w:rsidP="00D82C9D">
      <w:pPr>
        <w:pStyle w:val="ListParagraph"/>
        <w:numPr>
          <w:ilvl w:val="0"/>
          <w:numId w:val="19"/>
        </w:numPr>
        <w:spacing w:before="0" w:after="0" w:line="240" w:lineRule="auto"/>
        <w:ind w:left="426" w:hanging="426"/>
        <w:contextualSpacing w:val="0"/>
        <w:jc w:val="both"/>
      </w:pPr>
      <w:r>
        <w:t>Litter monitoring.</w:t>
      </w:r>
    </w:p>
    <w:p w14:paraId="4F7DEBB6" w14:textId="77777777" w:rsidR="00D82C9D" w:rsidRDefault="00D82C9D" w:rsidP="00D82C9D">
      <w:pPr>
        <w:shd w:val="clear" w:color="auto" w:fill="E3E7F4" w:themeFill="accent5" w:themeFillTint="33"/>
        <w:jc w:val="both"/>
      </w:pPr>
      <w:r>
        <w:t>Following this schedule minimizes the impacts of each procedure on the following procedure. Details of the processes are given below.</w:t>
      </w:r>
    </w:p>
    <w:p w14:paraId="2CC8748B" w14:textId="77777777" w:rsidR="00D82C9D" w:rsidRDefault="00D82C9D" w:rsidP="00D82C9D"/>
    <w:p w14:paraId="212BC0A7" w14:textId="77777777" w:rsidR="00D82C9D" w:rsidRDefault="00D82C9D" w:rsidP="00D82C9D">
      <w:pPr>
        <w:pStyle w:val="Heading2"/>
      </w:pPr>
      <w:bookmarkStart w:id="43" w:name="_Toc500767295"/>
      <w:r>
        <w:t>Data tracking</w:t>
      </w:r>
      <w:bookmarkEnd w:id="43"/>
    </w:p>
    <w:p w14:paraId="268A9D70" w14:textId="77777777" w:rsidR="00D82C9D" w:rsidRDefault="00D82C9D" w:rsidP="00D82C9D">
      <w:pPr>
        <w:shd w:val="clear" w:color="auto" w:fill="E3E7F4" w:themeFill="accent5" w:themeFillTint="33"/>
        <w:jc w:val="both"/>
        <w:rPr>
          <w:lang w:val="en-GB"/>
        </w:rPr>
      </w:pPr>
      <w:r>
        <w:rPr>
          <w:lang w:val="en-GB"/>
        </w:rPr>
        <w:t xml:space="preserve">A field inventory should be completed </w:t>
      </w:r>
      <w:proofErr w:type="gramStart"/>
      <w:r>
        <w:rPr>
          <w:lang w:val="en-GB"/>
        </w:rPr>
        <w:t>in order to</w:t>
      </w:r>
      <w:proofErr w:type="gramEnd"/>
      <w:r>
        <w:rPr>
          <w:lang w:val="en-GB"/>
        </w:rPr>
        <w:t xml:space="preserve"> ensure that no samples are lost between the field and the lab. Every time a sample is collected, register it in the field inventory. Store the field inventories with the data record sheets for the field site to allow for easy checking that all samples are present when the warehouse work is undertaken.</w:t>
      </w:r>
    </w:p>
    <w:p w14:paraId="2EC69234" w14:textId="77777777" w:rsidR="00D82C9D" w:rsidRDefault="00D82C9D" w:rsidP="00D82C9D"/>
    <w:p w14:paraId="12E3976E" w14:textId="77777777" w:rsidR="00D82C9D" w:rsidRDefault="00D82C9D" w:rsidP="00D82C9D">
      <w:pPr>
        <w:pStyle w:val="Heading2"/>
      </w:pPr>
      <w:bookmarkStart w:id="44" w:name="_Toc500767296"/>
      <w:r>
        <w:t>Plot demarcation</w:t>
      </w:r>
      <w:bookmarkEnd w:id="44"/>
    </w:p>
    <w:p w14:paraId="403515D3" w14:textId="77777777" w:rsidR="00FF7A69" w:rsidRDefault="00FF7A69" w:rsidP="00FF7A69"/>
    <w:p w14:paraId="4F9328B4" w14:textId="77777777" w:rsidR="00FF7A69" w:rsidRDefault="00FF7A69" w:rsidP="00FF7A69">
      <w:r>
        <w:t>For the plot demarcation, the major changes are as follows.</w:t>
      </w:r>
    </w:p>
    <w:p w14:paraId="5B8D4E31" w14:textId="77777777" w:rsidR="00FF7A69" w:rsidRDefault="00FF7A69" w:rsidP="00FF7A69"/>
    <w:p w14:paraId="56FD8E9B" w14:textId="6D5ADDF5" w:rsidR="00FF7A69" w:rsidRDefault="00FF7A69" w:rsidP="00FF7A69">
      <w:r>
        <w:t>For degraded sites a 20</w:t>
      </w:r>
      <w:ins w:id="45" w:author="Rhodes" w:date="2018-01-21T10:49:00Z">
        <w:r w:rsidR="001F53BB">
          <w:t xml:space="preserve"> </w:t>
        </w:r>
      </w:ins>
      <w:r>
        <w:t>x</w:t>
      </w:r>
      <w:ins w:id="46" w:author="Rhodes" w:date="2018-01-21T10:49:00Z">
        <w:r w:rsidR="001F53BB">
          <w:t xml:space="preserve"> </w:t>
        </w:r>
      </w:ins>
      <w:r>
        <w:t>20</w:t>
      </w:r>
      <w:ins w:id="47" w:author="Rhodes" w:date="2018-01-21T10:49:00Z">
        <w:r w:rsidR="001F53BB">
          <w:t xml:space="preserve"> </w:t>
        </w:r>
      </w:ins>
      <w:r>
        <w:t>m plot will be setup to measure above ground woody species biomass. Litter quads of 50</w:t>
      </w:r>
      <w:ins w:id="48" w:author="Rhodes" w:date="2018-01-21T10:49:00Z">
        <w:r w:rsidR="001F53BB">
          <w:t xml:space="preserve"> </w:t>
        </w:r>
      </w:ins>
      <w:r>
        <w:t>x</w:t>
      </w:r>
      <w:ins w:id="49" w:author="Rhodes" w:date="2018-01-21T10:49:00Z">
        <w:r w:rsidR="001F53BB">
          <w:t xml:space="preserve"> </w:t>
        </w:r>
      </w:ins>
      <w:r>
        <w:t>50</w:t>
      </w:r>
      <w:ins w:id="50" w:author="Rhodes" w:date="2018-01-21T10:49:00Z">
        <w:r w:rsidR="001F53BB">
          <w:t xml:space="preserve"> </w:t>
        </w:r>
      </w:ins>
      <w:r>
        <w:t>cm in size will be setup 1m diagonally from the corners of the plot and outside the plot. A 5</w:t>
      </w:r>
      <w:ins w:id="51" w:author="Rhodes" w:date="2018-01-21T10:46:00Z">
        <w:r w:rsidR="001F53BB">
          <w:t xml:space="preserve"> </w:t>
        </w:r>
      </w:ins>
      <w:r>
        <w:t>x</w:t>
      </w:r>
      <w:ins w:id="52" w:author="Rhodes" w:date="2018-01-21T10:46:00Z">
        <w:r w:rsidR="001F53BB">
          <w:t xml:space="preserve"> </w:t>
        </w:r>
      </w:ins>
      <w:r>
        <w:t>5</w:t>
      </w:r>
      <w:ins w:id="53" w:author="Rhodes" w:date="2018-01-21T10:46:00Z">
        <w:r w:rsidR="001F53BB">
          <w:t xml:space="preserve"> </w:t>
        </w:r>
      </w:ins>
      <w:r>
        <w:t xml:space="preserve">m nested plot will be setup to measure all woody </w:t>
      </w:r>
      <w:ins w:id="54" w:author="Rhodes" w:date="2018-01-21T10:46:00Z">
        <w:r w:rsidR="001F53BB">
          <w:t xml:space="preserve">and succulent tree and shrub </w:t>
        </w:r>
      </w:ins>
      <w:r>
        <w:t xml:space="preserve">species </w:t>
      </w:r>
      <w:proofErr w:type="gramStart"/>
      <w:r>
        <w:t>dimensions ,</w:t>
      </w:r>
      <w:proofErr w:type="gramEnd"/>
      <w:r>
        <w:t xml:space="preserve"> whereas for the rest of the plot only woody </w:t>
      </w:r>
      <w:ins w:id="55" w:author="Rhodes" w:date="2018-01-21T10:54:00Z">
        <w:r w:rsidR="0058065E">
          <w:t xml:space="preserve">and succulent </w:t>
        </w:r>
      </w:ins>
      <w:r>
        <w:t xml:space="preserve">species </w:t>
      </w:r>
      <w:commentRangeStart w:id="56"/>
      <w:commentRangeStart w:id="57"/>
      <w:r>
        <w:t>&gt;50</w:t>
      </w:r>
      <w:ins w:id="58" w:author="Rhodes" w:date="2018-01-21T10:49:00Z">
        <w:r w:rsidR="001F53BB">
          <w:t xml:space="preserve"> </w:t>
        </w:r>
      </w:ins>
      <w:r>
        <w:t xml:space="preserve">cm </w:t>
      </w:r>
      <w:commentRangeEnd w:id="56"/>
      <w:r w:rsidR="0058065E">
        <w:rPr>
          <w:rStyle w:val="CommentReference"/>
        </w:rPr>
        <w:commentReference w:id="56"/>
      </w:r>
      <w:commentRangeEnd w:id="57"/>
      <w:r w:rsidR="003B2744">
        <w:rPr>
          <w:rStyle w:val="CommentReference"/>
        </w:rPr>
        <w:commentReference w:id="57"/>
      </w:r>
      <w:r>
        <w:t>in height will be measured.</w:t>
      </w:r>
    </w:p>
    <w:p w14:paraId="5854C439" w14:textId="77777777" w:rsidR="00FF7A69" w:rsidRDefault="00FF7A69" w:rsidP="00FF7A69"/>
    <w:p w14:paraId="46F89879" w14:textId="632BD5CA" w:rsidR="00FF7A69" w:rsidRPr="00FF7A69" w:rsidRDefault="00FF7A69" w:rsidP="00FF7A69">
      <w:r>
        <w:t xml:space="preserve">For intact </w:t>
      </w:r>
      <w:proofErr w:type="gramStart"/>
      <w:r>
        <w:t xml:space="preserve">sites,  </w:t>
      </w:r>
      <w:ins w:id="59" w:author="Rhodes" w:date="2018-01-21T10:41:00Z">
        <w:r w:rsidR="008B7645">
          <w:t>a</w:t>
        </w:r>
        <w:proofErr w:type="gramEnd"/>
        <w:r w:rsidR="008B7645">
          <w:t xml:space="preserve"> </w:t>
        </w:r>
      </w:ins>
      <w:r>
        <w:t>10</w:t>
      </w:r>
      <w:ins w:id="60" w:author="Rhodes" w:date="2018-01-21T10:41:00Z">
        <w:r w:rsidR="008B7645">
          <w:t xml:space="preserve"> </w:t>
        </w:r>
      </w:ins>
      <w:r>
        <w:t>x</w:t>
      </w:r>
      <w:ins w:id="61" w:author="Rhodes" w:date="2018-01-21T10:41:00Z">
        <w:r w:rsidR="008B7645">
          <w:t xml:space="preserve"> </w:t>
        </w:r>
      </w:ins>
      <w:r>
        <w:t>10</w:t>
      </w:r>
      <w:ins w:id="62" w:author="Rhodes" w:date="2018-01-21T10:42:00Z">
        <w:r w:rsidR="006F6458">
          <w:t xml:space="preserve"> </w:t>
        </w:r>
      </w:ins>
      <w:r w:rsidRPr="00FF7A69">
        <w:t xml:space="preserve">m plot will be setup to measure above ground </w:t>
      </w:r>
      <w:commentRangeStart w:id="63"/>
      <w:commentRangeStart w:id="64"/>
      <w:r w:rsidRPr="00FF7A69">
        <w:t xml:space="preserve">woody species </w:t>
      </w:r>
      <w:commentRangeEnd w:id="63"/>
      <w:r w:rsidR="008B7645">
        <w:rPr>
          <w:rStyle w:val="CommentReference"/>
        </w:rPr>
        <w:commentReference w:id="63"/>
      </w:r>
      <w:commentRangeEnd w:id="64"/>
      <w:r w:rsidR="003B2744">
        <w:rPr>
          <w:rStyle w:val="CommentReference"/>
        </w:rPr>
        <w:commentReference w:id="64"/>
      </w:r>
      <w:r w:rsidRPr="00FF7A69">
        <w:t>biomass. Litter quads of 50</w:t>
      </w:r>
      <w:ins w:id="65" w:author="Rhodes" w:date="2018-01-21T10:41:00Z">
        <w:r w:rsidR="006F6458">
          <w:t xml:space="preserve"> </w:t>
        </w:r>
      </w:ins>
      <w:r w:rsidRPr="00FF7A69">
        <w:t>x</w:t>
      </w:r>
      <w:ins w:id="66" w:author="Rhodes" w:date="2018-01-21T10:41:00Z">
        <w:r w:rsidR="006F6458">
          <w:t xml:space="preserve"> </w:t>
        </w:r>
      </w:ins>
      <w:r w:rsidRPr="00FF7A69">
        <w:t>50cm in size will be setup 1</w:t>
      </w:r>
      <w:ins w:id="67" w:author="Rhodes" w:date="2018-01-21T10:56:00Z">
        <w:r w:rsidR="00DF71F1">
          <w:t xml:space="preserve"> x 1 </w:t>
        </w:r>
      </w:ins>
      <w:r w:rsidRPr="00FF7A69">
        <w:t>m diagonally from the corners of the plot and outside the plot. A 5</w:t>
      </w:r>
      <w:ins w:id="68" w:author="Rhodes" w:date="2018-01-21T10:42:00Z">
        <w:r w:rsidR="006F6458">
          <w:t xml:space="preserve"> </w:t>
        </w:r>
      </w:ins>
      <w:r w:rsidRPr="00FF7A69">
        <w:t>x</w:t>
      </w:r>
      <w:ins w:id="69" w:author="Rhodes" w:date="2018-01-21T10:42:00Z">
        <w:r w:rsidR="006F6458">
          <w:t xml:space="preserve"> </w:t>
        </w:r>
      </w:ins>
      <w:r w:rsidRPr="00FF7A69">
        <w:t>5</w:t>
      </w:r>
      <w:ins w:id="70" w:author="Rhodes" w:date="2018-01-21T10:42:00Z">
        <w:r w:rsidR="006F6458">
          <w:t xml:space="preserve"> </w:t>
        </w:r>
      </w:ins>
      <w:r w:rsidRPr="00FF7A69">
        <w:t xml:space="preserve">m nested plot will be setup to measure all woody </w:t>
      </w:r>
      <w:ins w:id="71" w:author="Rhodes" w:date="2018-01-21T10:56:00Z">
        <w:r w:rsidR="00E46D99">
          <w:t xml:space="preserve">and succulent tree and shrub </w:t>
        </w:r>
      </w:ins>
      <w:r w:rsidRPr="00FF7A69">
        <w:t xml:space="preserve">species </w:t>
      </w:r>
      <w:proofErr w:type="gramStart"/>
      <w:r w:rsidRPr="00FF7A69">
        <w:t>dimensions ,</w:t>
      </w:r>
      <w:proofErr w:type="gramEnd"/>
      <w:r w:rsidRPr="00FF7A69">
        <w:t xml:space="preserve"> whereas for the rest of the plot only woody </w:t>
      </w:r>
      <w:ins w:id="72" w:author="Rhodes" w:date="2018-01-21T10:57:00Z">
        <w:r w:rsidR="00E46D99">
          <w:t xml:space="preserve">and succulent tree and shrub </w:t>
        </w:r>
      </w:ins>
      <w:r w:rsidRPr="00FF7A69">
        <w:t>species &gt;50</w:t>
      </w:r>
      <w:ins w:id="73" w:author="Rhodes" w:date="2018-01-21T10:57:00Z">
        <w:r w:rsidR="00E46D99">
          <w:t xml:space="preserve"> </w:t>
        </w:r>
      </w:ins>
      <w:r w:rsidRPr="00FF7A69">
        <w:t>cm in height will be measured.</w:t>
      </w:r>
    </w:p>
    <w:p w14:paraId="49FE24A9" w14:textId="3ACA39F1" w:rsidR="00D82C9D" w:rsidRDefault="00FF7A69" w:rsidP="00FF7A69">
      <w:pPr>
        <w:pStyle w:val="ListParagraph"/>
        <w:numPr>
          <w:ilvl w:val="0"/>
          <w:numId w:val="22"/>
        </w:numPr>
        <w:spacing w:before="0" w:after="0" w:line="240" w:lineRule="auto"/>
        <w:ind w:left="426" w:hanging="426"/>
        <w:jc w:val="both"/>
        <w:rPr>
          <w:lang w:val="en-GB"/>
        </w:rPr>
      </w:pPr>
      <w:r>
        <w:rPr>
          <w:lang w:val="en-GB"/>
        </w:rPr>
        <w:t xml:space="preserve">For each plot, </w:t>
      </w:r>
      <w:commentRangeStart w:id="74"/>
      <w:ins w:id="75" w:author="Rhodes" w:date="2018-01-21T10:48:00Z">
        <w:r w:rsidR="001F53BB">
          <w:rPr>
            <w:lang w:val="en-GB"/>
          </w:rPr>
          <w:t>four</w:t>
        </w:r>
        <w:commentRangeEnd w:id="74"/>
        <w:r w:rsidR="001F53BB">
          <w:rPr>
            <w:rStyle w:val="CommentReference"/>
          </w:rPr>
          <w:commentReference w:id="74"/>
        </w:r>
      </w:ins>
      <w:del w:id="76" w:author="Rhodes" w:date="2018-01-21T10:48:00Z">
        <w:r w:rsidDel="001F53BB">
          <w:rPr>
            <w:lang w:val="en-GB"/>
          </w:rPr>
          <w:delText>4</w:delText>
        </w:r>
      </w:del>
      <w:r w:rsidR="00D82C9D">
        <w:rPr>
          <w:lang w:val="en-GB"/>
        </w:rPr>
        <w:t xml:space="preserve"> separate permanent markers will be placed. These comprise the four corner points </w:t>
      </w:r>
      <w:r>
        <w:rPr>
          <w:lang w:val="en-GB"/>
        </w:rPr>
        <w:t xml:space="preserve">of the 10 m x 10 m </w:t>
      </w:r>
      <w:r w:rsidR="0008693B">
        <w:rPr>
          <w:lang w:val="en-GB"/>
        </w:rPr>
        <w:t>or 20</w:t>
      </w:r>
      <w:ins w:id="77" w:author="Rhodes" w:date="2018-01-21T10:58:00Z">
        <w:r w:rsidR="00D752E2">
          <w:rPr>
            <w:lang w:val="en-GB"/>
          </w:rPr>
          <w:t xml:space="preserve"> </w:t>
        </w:r>
      </w:ins>
      <w:r w:rsidR="0008693B">
        <w:rPr>
          <w:lang w:val="en-GB"/>
        </w:rPr>
        <w:t>x</w:t>
      </w:r>
      <w:ins w:id="78" w:author="Rhodes" w:date="2018-01-21T10:58:00Z">
        <w:r w:rsidR="00D752E2">
          <w:rPr>
            <w:lang w:val="en-GB"/>
          </w:rPr>
          <w:t xml:space="preserve"> </w:t>
        </w:r>
      </w:ins>
      <w:r w:rsidR="0008693B">
        <w:rPr>
          <w:lang w:val="en-GB"/>
        </w:rPr>
        <w:t>20</w:t>
      </w:r>
      <w:ins w:id="79" w:author="Rhodes" w:date="2018-01-21T10:58:00Z">
        <w:r w:rsidR="00D752E2">
          <w:rPr>
            <w:lang w:val="en-GB"/>
          </w:rPr>
          <w:t xml:space="preserve"> </w:t>
        </w:r>
      </w:ins>
      <w:r w:rsidR="0008693B">
        <w:rPr>
          <w:lang w:val="en-GB"/>
        </w:rPr>
        <w:t xml:space="preserve">m </w:t>
      </w:r>
      <w:proofErr w:type="gramStart"/>
      <w:r>
        <w:rPr>
          <w:lang w:val="en-GB"/>
        </w:rPr>
        <w:t>plot .</w:t>
      </w:r>
      <w:proofErr w:type="gramEnd"/>
    </w:p>
    <w:p w14:paraId="35D144E8" w14:textId="77777777" w:rsidR="00D82C9D" w:rsidRPr="00C67FD0" w:rsidRDefault="00D82C9D" w:rsidP="00D02076">
      <w:pPr>
        <w:pStyle w:val="ListParagraph"/>
        <w:numPr>
          <w:ilvl w:val="0"/>
          <w:numId w:val="22"/>
        </w:numPr>
        <w:shd w:val="clear" w:color="auto" w:fill="E3E7F4" w:themeFill="accent5" w:themeFillTint="33"/>
        <w:spacing w:before="0" w:after="0" w:line="240" w:lineRule="auto"/>
        <w:ind w:left="426" w:hanging="426"/>
        <w:jc w:val="both"/>
        <w:rPr>
          <w:lang w:val="en-GB"/>
        </w:rPr>
      </w:pPr>
      <w:r>
        <w:rPr>
          <w:lang w:val="en-GB"/>
        </w:rPr>
        <w:t>Firstly, u</w:t>
      </w:r>
      <w:r w:rsidRPr="00C67FD0">
        <w:rPr>
          <w:lang w:val="en-GB"/>
        </w:rPr>
        <w:t>se the GPS coordinate specified to demarcate the south</w:t>
      </w:r>
      <w:r>
        <w:rPr>
          <w:lang w:val="en-GB"/>
        </w:rPr>
        <w:t xml:space="preserve">west </w:t>
      </w:r>
      <w:r w:rsidRPr="00C67FD0">
        <w:rPr>
          <w:lang w:val="en-GB"/>
        </w:rPr>
        <w:t xml:space="preserve">corner of the sampling plot. Drive an iron stake </w:t>
      </w:r>
      <w:commentRangeStart w:id="80"/>
      <w:r w:rsidRPr="00C67FD0">
        <w:rPr>
          <w:lang w:val="en-GB"/>
        </w:rPr>
        <w:t xml:space="preserve">into the ground as a permanent </w:t>
      </w:r>
      <w:commentRangeEnd w:id="80"/>
      <w:r w:rsidR="0009689B">
        <w:rPr>
          <w:rStyle w:val="CommentReference"/>
        </w:rPr>
        <w:commentReference w:id="80"/>
      </w:r>
      <w:r w:rsidRPr="00C67FD0">
        <w:rPr>
          <w:lang w:val="en-GB"/>
        </w:rPr>
        <w:t xml:space="preserve">marker. </w:t>
      </w:r>
      <w:r>
        <w:rPr>
          <w:lang w:val="en-GB"/>
        </w:rPr>
        <w:t xml:space="preserve">Iron stakes should be topped with a metal </w:t>
      </w:r>
      <w:proofErr w:type="gramStart"/>
      <w:r>
        <w:rPr>
          <w:lang w:val="en-GB"/>
        </w:rPr>
        <w:t>disc, and</w:t>
      </w:r>
      <w:proofErr w:type="gramEnd"/>
      <w:r>
        <w:rPr>
          <w:lang w:val="en-GB"/>
        </w:rPr>
        <w:t xml:space="preserve"> should be driven all the way into the ground to ensure that animals cannot injure themselves on the stakes.</w:t>
      </w:r>
    </w:p>
    <w:p w14:paraId="384D4622" w14:textId="77777777" w:rsidR="00D82C9D" w:rsidRDefault="00D82C9D" w:rsidP="0008693B">
      <w:pPr>
        <w:pStyle w:val="ListParagraph"/>
        <w:numPr>
          <w:ilvl w:val="0"/>
          <w:numId w:val="22"/>
        </w:numPr>
        <w:spacing w:before="0" w:after="0" w:line="240" w:lineRule="auto"/>
        <w:ind w:left="426" w:hanging="426"/>
        <w:rPr>
          <w:lang w:val="en-GB"/>
        </w:rPr>
      </w:pPr>
      <w:r>
        <w:rPr>
          <w:lang w:val="en-GB"/>
        </w:rPr>
        <w:t xml:space="preserve">Walk 10 m </w:t>
      </w:r>
      <w:r w:rsidR="0008693B">
        <w:rPr>
          <w:lang w:val="en-GB"/>
        </w:rPr>
        <w:t xml:space="preserve">or 20m </w:t>
      </w:r>
      <w:commentRangeStart w:id="81"/>
      <w:commentRangeStart w:id="82"/>
      <w:r>
        <w:rPr>
          <w:lang w:val="en-GB"/>
        </w:rPr>
        <w:t>north</w:t>
      </w:r>
      <w:commentRangeEnd w:id="81"/>
      <w:r w:rsidR="0009689B">
        <w:rPr>
          <w:rStyle w:val="CommentReference"/>
        </w:rPr>
        <w:commentReference w:id="81"/>
      </w:r>
      <w:commentRangeEnd w:id="82"/>
      <w:r w:rsidR="003B2744">
        <w:rPr>
          <w:rStyle w:val="CommentReference"/>
        </w:rPr>
        <w:commentReference w:id="82"/>
      </w:r>
      <w:r w:rsidR="0008693B">
        <w:rPr>
          <w:lang w:val="en-GB"/>
        </w:rPr>
        <w:t xml:space="preserve"> depending on whether it is a degraded or intact </w:t>
      </w:r>
      <w:proofErr w:type="gramStart"/>
      <w:r w:rsidR="0008693B">
        <w:rPr>
          <w:lang w:val="en-GB"/>
        </w:rPr>
        <w:t>site</w:t>
      </w:r>
      <w:r>
        <w:rPr>
          <w:lang w:val="en-GB"/>
        </w:rPr>
        <w:t>, and</w:t>
      </w:r>
      <w:proofErr w:type="gramEnd"/>
      <w:r>
        <w:rPr>
          <w:lang w:val="en-GB"/>
        </w:rPr>
        <w:t xml:space="preserve"> place a second marker. </w:t>
      </w:r>
      <w:r w:rsidRPr="0008693B">
        <w:rPr>
          <w:shd w:val="clear" w:color="auto" w:fill="E3E7F4" w:themeFill="accent5" w:themeFillTint="33"/>
          <w:lang w:val="en-GB"/>
        </w:rPr>
        <w:t>Each of the additional corner points can be placed by triangulation using either two tape measures or ropes of appropriate lengths. This will ensure that the plot is exactly 10 m x 10 m.</w:t>
      </w:r>
    </w:p>
    <w:p w14:paraId="078855A1" w14:textId="23AEC13A" w:rsidR="00D82C9D" w:rsidRDefault="00D82C9D" w:rsidP="00D02076">
      <w:pPr>
        <w:pStyle w:val="ListParagraph"/>
        <w:numPr>
          <w:ilvl w:val="0"/>
          <w:numId w:val="22"/>
        </w:numPr>
        <w:shd w:val="clear" w:color="auto" w:fill="E3E7F4" w:themeFill="accent5" w:themeFillTint="33"/>
        <w:spacing w:before="0" w:after="0" w:line="240" w:lineRule="auto"/>
        <w:ind w:left="426" w:hanging="426"/>
        <w:jc w:val="both"/>
        <w:rPr>
          <w:lang w:val="en-GB"/>
        </w:rPr>
      </w:pPr>
      <w:r>
        <w:rPr>
          <w:lang w:val="en-GB"/>
        </w:rPr>
        <w:lastRenderedPageBreak/>
        <w:t>Alternatively, the four corner points can be accurately placed using a highly accurate (sub-50 cm)</w:t>
      </w:r>
      <w:ins w:id="83" w:author="Rhodes" w:date="2018-01-21T10:59:00Z">
        <w:r w:rsidR="0009689B">
          <w:rPr>
            <w:lang w:val="en-GB"/>
          </w:rPr>
          <w:t xml:space="preserve"> differential</w:t>
        </w:r>
      </w:ins>
      <w:r>
        <w:rPr>
          <w:lang w:val="en-GB"/>
        </w:rPr>
        <w:t xml:space="preserve"> GPS device.</w:t>
      </w:r>
    </w:p>
    <w:p w14:paraId="1449BBB6" w14:textId="77777777" w:rsidR="00D82C9D" w:rsidRDefault="00D82C9D" w:rsidP="00D02076">
      <w:pPr>
        <w:pStyle w:val="ListParagraph"/>
        <w:numPr>
          <w:ilvl w:val="0"/>
          <w:numId w:val="22"/>
        </w:numPr>
        <w:shd w:val="clear" w:color="auto" w:fill="E3E7F4" w:themeFill="accent5" w:themeFillTint="33"/>
        <w:spacing w:before="0" w:after="0" w:line="240" w:lineRule="auto"/>
        <w:ind w:left="426" w:hanging="426"/>
        <w:jc w:val="both"/>
        <w:rPr>
          <w:lang w:val="en-GB"/>
        </w:rPr>
      </w:pPr>
      <w:r>
        <w:rPr>
          <w:lang w:val="en-GB"/>
        </w:rPr>
        <w:t xml:space="preserve">Should any of the corner points be impossible to place because they coincide with the location of a tree or large bush, the entire plot should be moved up to a metre </w:t>
      </w:r>
      <w:proofErr w:type="gramStart"/>
      <w:r>
        <w:rPr>
          <w:lang w:val="en-GB"/>
        </w:rPr>
        <w:t>in order to</w:t>
      </w:r>
      <w:proofErr w:type="gramEnd"/>
      <w:r>
        <w:rPr>
          <w:lang w:val="en-GB"/>
        </w:rPr>
        <w:t xml:space="preserve"> accommodate the points. Try to minimise the distance by with the plot is displaced.</w:t>
      </w:r>
    </w:p>
    <w:p w14:paraId="6BB2EDC3" w14:textId="77777777" w:rsidR="00D82C9D" w:rsidRDefault="00D82C9D" w:rsidP="00D02076">
      <w:pPr>
        <w:pStyle w:val="ListParagraph"/>
        <w:numPr>
          <w:ilvl w:val="0"/>
          <w:numId w:val="22"/>
        </w:numPr>
        <w:shd w:val="clear" w:color="auto" w:fill="E3E7F4" w:themeFill="accent5" w:themeFillTint="33"/>
        <w:spacing w:before="0" w:after="0" w:line="240" w:lineRule="auto"/>
        <w:ind w:left="426" w:hanging="426"/>
        <w:jc w:val="both"/>
        <w:rPr>
          <w:lang w:val="en-GB"/>
        </w:rPr>
      </w:pPr>
      <w:r>
        <w:rPr>
          <w:lang w:val="en-GB"/>
        </w:rPr>
        <w:t xml:space="preserve">Accurately record the locations of each of the corner points in the Site Record data sheet. Exact locations should be </w:t>
      </w:r>
      <w:commentRangeStart w:id="84"/>
      <w:commentRangeStart w:id="85"/>
      <w:r>
        <w:rPr>
          <w:lang w:val="en-GB"/>
        </w:rPr>
        <w:t>determined using a GPS device</w:t>
      </w:r>
      <w:commentRangeEnd w:id="84"/>
      <w:r w:rsidR="0009689B">
        <w:rPr>
          <w:rStyle w:val="CommentReference"/>
        </w:rPr>
        <w:commentReference w:id="84"/>
      </w:r>
      <w:commentRangeEnd w:id="85"/>
      <w:r w:rsidR="003B2744">
        <w:rPr>
          <w:rStyle w:val="CommentReference"/>
        </w:rPr>
        <w:commentReference w:id="85"/>
      </w:r>
      <w:r>
        <w:rPr>
          <w:lang w:val="en-GB"/>
        </w:rPr>
        <w:t>. Ensure that the locations are as accurate as possible.</w:t>
      </w:r>
    </w:p>
    <w:p w14:paraId="4A5837F8" w14:textId="77777777" w:rsidR="00D82C9D" w:rsidRDefault="00D82C9D" w:rsidP="00D02076">
      <w:pPr>
        <w:pStyle w:val="ListParagraph"/>
        <w:numPr>
          <w:ilvl w:val="0"/>
          <w:numId w:val="22"/>
        </w:numPr>
        <w:shd w:val="clear" w:color="auto" w:fill="E3E7F4" w:themeFill="accent5" w:themeFillTint="33"/>
        <w:spacing w:before="0" w:after="0" w:line="240" w:lineRule="auto"/>
        <w:ind w:left="426" w:hanging="426"/>
        <w:jc w:val="both"/>
        <w:rPr>
          <w:lang w:val="en-GB"/>
        </w:rPr>
      </w:pPr>
      <w:r>
        <w:rPr>
          <w:lang w:val="en-GB"/>
        </w:rPr>
        <w:t>The distance should be measured using a steel tape measure, and care should be taken to ensure that the line is as straight and level as possible. Use a steel pole to push the measure line through bushes and under trees that are inaccessible</w:t>
      </w:r>
      <w:r w:rsidRPr="00F433F1">
        <w:rPr>
          <w:lang w:val="en-GB"/>
        </w:rPr>
        <w:t>.</w:t>
      </w:r>
    </w:p>
    <w:p w14:paraId="3567EEC0" w14:textId="77777777" w:rsidR="00D82C9D" w:rsidRPr="00F433F1" w:rsidRDefault="00D82C9D" w:rsidP="00D02076">
      <w:pPr>
        <w:pStyle w:val="ListParagraph"/>
        <w:numPr>
          <w:ilvl w:val="0"/>
          <w:numId w:val="22"/>
        </w:numPr>
        <w:shd w:val="clear" w:color="auto" w:fill="E3E7F4" w:themeFill="accent5" w:themeFillTint="33"/>
        <w:spacing w:before="0" w:after="0" w:line="240" w:lineRule="auto"/>
        <w:ind w:left="426" w:hanging="426"/>
        <w:jc w:val="both"/>
        <w:rPr>
          <w:lang w:val="en-GB"/>
        </w:rPr>
      </w:pPr>
      <w:r>
        <w:rPr>
          <w:lang w:val="en-GB"/>
        </w:rPr>
        <w:t>Once placed, all permanent markers should also be surrounded or covered with rocks, to assist in visibility and ensure that they are protected.</w:t>
      </w:r>
    </w:p>
    <w:p w14:paraId="6F3F046E" w14:textId="77777777" w:rsidR="00D82C9D" w:rsidRDefault="00D82C9D" w:rsidP="00D82C9D">
      <w:pPr>
        <w:contextualSpacing/>
        <w:jc w:val="both"/>
        <w:rPr>
          <w:lang w:val="en-GB"/>
        </w:rPr>
      </w:pPr>
    </w:p>
    <w:p w14:paraId="5F99D124" w14:textId="01684251" w:rsidR="003B76EB" w:rsidRPr="003B76EB" w:rsidRDefault="003B76EB" w:rsidP="003B76EB">
      <w:r>
        <w:t>The biodiversity quadrants</w:t>
      </w:r>
      <w:r w:rsidR="00443E3E">
        <w:t>, soil plots (H1</w:t>
      </w:r>
      <w:ins w:id="86" w:author="Rhodes" w:date="2018-01-21T10:41:00Z">
        <w:r w:rsidR="008B7645">
          <w:t xml:space="preserve"> </w:t>
        </w:r>
      </w:ins>
      <w:r w:rsidR="00443E3E">
        <w:t>-</w:t>
      </w:r>
      <w:ins w:id="87" w:author="Rhodes" w:date="2018-01-21T10:41:00Z">
        <w:r w:rsidR="008B7645">
          <w:t xml:space="preserve"> </w:t>
        </w:r>
      </w:ins>
      <w:r w:rsidR="00443E3E">
        <w:t>H6)</w:t>
      </w:r>
      <w:r>
        <w:t xml:space="preserve"> and belt transects will not be used in the current SOP</w:t>
      </w:r>
      <w:r w:rsidR="00337C36">
        <w:t>, as per the AFRP SOP.</w:t>
      </w:r>
    </w:p>
    <w:p w14:paraId="2AF9428C" w14:textId="77777777" w:rsidR="00D82C9D" w:rsidRPr="00B84C55" w:rsidRDefault="00D82C9D" w:rsidP="00D82C9D"/>
    <w:p w14:paraId="377AC0FD" w14:textId="77777777" w:rsidR="00D82C9D" w:rsidRDefault="00D82C9D" w:rsidP="00D82C9D">
      <w:pPr>
        <w:pStyle w:val="Heading2"/>
        <w:rPr>
          <w:lang w:val="en-GB"/>
        </w:rPr>
      </w:pPr>
      <w:bookmarkStart w:id="88" w:name="_Toc500767297"/>
      <w:r>
        <w:rPr>
          <w:lang w:val="en-GB"/>
        </w:rPr>
        <w:t>Fixed point photography</w:t>
      </w:r>
      <w:bookmarkEnd w:id="88"/>
    </w:p>
    <w:p w14:paraId="7B4A725D" w14:textId="77777777" w:rsidR="00D82C9D" w:rsidRDefault="00D82C9D" w:rsidP="00D02076">
      <w:pPr>
        <w:pStyle w:val="ListParagraph"/>
        <w:numPr>
          <w:ilvl w:val="0"/>
          <w:numId w:val="23"/>
        </w:numPr>
        <w:shd w:val="clear" w:color="auto" w:fill="E3E7F4" w:themeFill="accent5" w:themeFillTint="33"/>
        <w:spacing w:before="0" w:after="0" w:line="240" w:lineRule="auto"/>
        <w:ind w:left="426" w:hanging="426"/>
        <w:contextualSpacing w:val="0"/>
        <w:rPr>
          <w:lang w:val="en-GB"/>
        </w:rPr>
      </w:pPr>
      <w:r>
        <w:rPr>
          <w:lang w:val="en-GB"/>
        </w:rPr>
        <w:t>Fixed point photography should ideally be taken when the sun is high in the sky (i.e., not early morning or late afternoon) to ensure that the sun is not at an acute angle.</w:t>
      </w:r>
    </w:p>
    <w:p w14:paraId="72124C6C" w14:textId="77777777" w:rsidR="00D82C9D" w:rsidRDefault="00D82C9D" w:rsidP="00D02076">
      <w:pPr>
        <w:pStyle w:val="ListParagraph"/>
        <w:numPr>
          <w:ilvl w:val="0"/>
          <w:numId w:val="23"/>
        </w:numPr>
        <w:shd w:val="clear" w:color="auto" w:fill="E3E7F4" w:themeFill="accent5" w:themeFillTint="33"/>
        <w:spacing w:before="0" w:after="0" w:line="240" w:lineRule="auto"/>
        <w:ind w:left="426" w:hanging="426"/>
        <w:contextualSpacing w:val="0"/>
        <w:rPr>
          <w:lang w:val="en-GB"/>
        </w:rPr>
      </w:pPr>
      <w:r>
        <w:rPr>
          <w:lang w:val="en-GB"/>
        </w:rPr>
        <w:t xml:space="preserve">Set up a tripod at the </w:t>
      </w:r>
      <w:commentRangeStart w:id="89"/>
      <w:commentRangeStart w:id="90"/>
      <w:r>
        <w:rPr>
          <w:lang w:val="en-GB"/>
        </w:rPr>
        <w:t>south-western corner of the plot</w:t>
      </w:r>
      <w:commentRangeEnd w:id="89"/>
      <w:r w:rsidR="0009689B">
        <w:rPr>
          <w:rStyle w:val="CommentReference"/>
        </w:rPr>
        <w:commentReference w:id="89"/>
      </w:r>
      <w:commentRangeEnd w:id="90"/>
      <w:r w:rsidR="003B2744">
        <w:rPr>
          <w:rStyle w:val="CommentReference"/>
        </w:rPr>
        <w:commentReference w:id="90"/>
      </w:r>
      <w:r>
        <w:rPr>
          <w:lang w:val="en-GB"/>
        </w:rPr>
        <w:t xml:space="preserve">, ensuring that as much of the plot as possible is captured within the field of view of the camera. The tripod should be </w:t>
      </w:r>
      <w:commentRangeStart w:id="91"/>
      <w:r>
        <w:rPr>
          <w:lang w:val="en-GB"/>
        </w:rPr>
        <w:t>at least 1 m high</w:t>
      </w:r>
      <w:commentRangeEnd w:id="91"/>
      <w:r w:rsidR="0009689B">
        <w:rPr>
          <w:rStyle w:val="CommentReference"/>
        </w:rPr>
        <w:commentReference w:id="91"/>
      </w:r>
      <w:r>
        <w:rPr>
          <w:lang w:val="en-GB"/>
        </w:rPr>
        <w:t>.</w:t>
      </w:r>
    </w:p>
    <w:p w14:paraId="430AC824" w14:textId="77777777" w:rsidR="00D82C9D" w:rsidRDefault="00D82C9D" w:rsidP="00D02076">
      <w:pPr>
        <w:pStyle w:val="ListParagraph"/>
        <w:numPr>
          <w:ilvl w:val="0"/>
          <w:numId w:val="23"/>
        </w:numPr>
        <w:shd w:val="clear" w:color="auto" w:fill="E3E7F4" w:themeFill="accent5" w:themeFillTint="33"/>
        <w:spacing w:before="0" w:after="0" w:line="240" w:lineRule="auto"/>
        <w:ind w:left="426" w:hanging="426"/>
        <w:contextualSpacing w:val="0"/>
        <w:rPr>
          <w:lang w:val="en-GB"/>
        </w:rPr>
      </w:pPr>
      <w:r>
        <w:rPr>
          <w:lang w:val="en-GB"/>
        </w:rPr>
        <w:t xml:space="preserve">If there is not a good view of the plot from the south-western point, move the camera up to 5 m away </w:t>
      </w:r>
      <w:proofErr w:type="gramStart"/>
      <w:r>
        <w:rPr>
          <w:lang w:val="en-GB"/>
        </w:rPr>
        <w:t>in order to</w:t>
      </w:r>
      <w:proofErr w:type="gramEnd"/>
      <w:r>
        <w:rPr>
          <w:lang w:val="en-GB"/>
        </w:rPr>
        <w:t xml:space="preserve"> capture a good proportion of the plot.</w:t>
      </w:r>
    </w:p>
    <w:p w14:paraId="0FACDF21" w14:textId="77777777" w:rsidR="00D82C9D" w:rsidRDefault="00D82C9D" w:rsidP="00D02076">
      <w:pPr>
        <w:pStyle w:val="ListParagraph"/>
        <w:numPr>
          <w:ilvl w:val="0"/>
          <w:numId w:val="23"/>
        </w:numPr>
        <w:shd w:val="clear" w:color="auto" w:fill="E3E7F4" w:themeFill="accent5" w:themeFillTint="33"/>
        <w:spacing w:before="0" w:after="0" w:line="240" w:lineRule="auto"/>
        <w:ind w:left="426" w:hanging="426"/>
        <w:contextualSpacing w:val="0"/>
        <w:rPr>
          <w:lang w:val="en-GB"/>
        </w:rPr>
      </w:pPr>
      <w:r>
        <w:rPr>
          <w:lang w:val="en-GB"/>
        </w:rPr>
        <w:t xml:space="preserve">Take a photograph of the entire permanent plot. A digital copy of this image should be provided to the </w:t>
      </w:r>
    </w:p>
    <w:p w14:paraId="75F8A47D" w14:textId="77777777" w:rsidR="00D82C9D" w:rsidRDefault="00D82C9D" w:rsidP="00D02076">
      <w:pPr>
        <w:pStyle w:val="ListParagraph"/>
        <w:numPr>
          <w:ilvl w:val="0"/>
          <w:numId w:val="23"/>
        </w:numPr>
        <w:shd w:val="clear" w:color="auto" w:fill="E3E7F4" w:themeFill="accent5" w:themeFillTint="33"/>
        <w:spacing w:before="0" w:after="0" w:line="240" w:lineRule="auto"/>
        <w:ind w:left="426" w:hanging="426"/>
        <w:contextualSpacing w:val="0"/>
        <w:rPr>
          <w:lang w:val="en-GB"/>
        </w:rPr>
      </w:pPr>
      <w:r>
        <w:rPr>
          <w:lang w:val="en-GB"/>
        </w:rPr>
        <w:t>With a GPS, record the location of the tripod to nine decimal places in the Site Record datasheet.</w:t>
      </w:r>
    </w:p>
    <w:p w14:paraId="5ECB55C1" w14:textId="77777777" w:rsidR="00D82C9D" w:rsidRPr="00C67FD0" w:rsidRDefault="00D82C9D" w:rsidP="00D82C9D">
      <w:pPr>
        <w:jc w:val="both"/>
        <w:rPr>
          <w:lang w:val="en-GB"/>
        </w:rPr>
      </w:pPr>
    </w:p>
    <w:p w14:paraId="39A5C12E" w14:textId="77777777" w:rsidR="007E1403" w:rsidRDefault="007E1403" w:rsidP="007E1403">
      <w:pPr>
        <w:pStyle w:val="Heading2"/>
        <w:jc w:val="both"/>
      </w:pPr>
      <w:bookmarkStart w:id="92" w:name="_Toc500767298"/>
      <w:r w:rsidRPr="00C67FD0">
        <w:t>Litter sampling</w:t>
      </w:r>
      <w:bookmarkEnd w:id="92"/>
    </w:p>
    <w:p w14:paraId="26F0C30D" w14:textId="77777777" w:rsidR="00CC24F8" w:rsidRPr="00CC24F8" w:rsidRDefault="00CC24F8" w:rsidP="00CC24F8">
      <w:r>
        <w:t>This part of t</w:t>
      </w:r>
      <w:r w:rsidR="00443E3E">
        <w:t>he sampling will not be changed except that the location of the litter quads will be 1m diagonally away from the plot at each corner.</w:t>
      </w:r>
    </w:p>
    <w:p w14:paraId="7D778C2E" w14:textId="77777777" w:rsidR="007E1403" w:rsidRPr="008E1B2A" w:rsidRDefault="007E1403" w:rsidP="007E1403">
      <w:pPr>
        <w:pStyle w:val="ListParagraph"/>
        <w:numPr>
          <w:ilvl w:val="0"/>
          <w:numId w:val="24"/>
        </w:numPr>
        <w:shd w:val="clear" w:color="auto" w:fill="E3E7F4" w:themeFill="accent5" w:themeFillTint="33"/>
        <w:spacing w:before="0" w:after="0" w:line="240" w:lineRule="auto"/>
        <w:ind w:left="426" w:hanging="426"/>
        <w:jc w:val="both"/>
        <w:rPr>
          <w:lang w:val="en-GB"/>
        </w:rPr>
      </w:pPr>
      <w:r w:rsidRPr="008E1B2A">
        <w:rPr>
          <w:lang w:val="en-GB"/>
        </w:rPr>
        <w:t>Locate a point 1</w:t>
      </w:r>
      <w:r>
        <w:rPr>
          <w:lang w:val="en-GB"/>
        </w:rPr>
        <w:t xml:space="preserve"> </w:t>
      </w:r>
      <w:r w:rsidRPr="008E1B2A">
        <w:rPr>
          <w:lang w:val="en-GB"/>
        </w:rPr>
        <w:t>m from either edge of the plot, near the southwest corner</w:t>
      </w:r>
      <w:r>
        <w:rPr>
          <w:lang w:val="en-GB"/>
        </w:rPr>
        <w:t xml:space="preserve"> (Figure 1c)</w:t>
      </w:r>
      <w:r w:rsidRPr="008E1B2A">
        <w:rPr>
          <w:lang w:val="en-GB"/>
        </w:rPr>
        <w:t>.</w:t>
      </w:r>
      <w:r w:rsidR="00443E3E">
        <w:rPr>
          <w:lang w:val="en-GB"/>
        </w:rPr>
        <w:t xml:space="preserve"> </w:t>
      </w:r>
    </w:p>
    <w:p w14:paraId="6E49C555" w14:textId="77777777" w:rsidR="007E1403" w:rsidRPr="008E1B2A" w:rsidRDefault="007E1403" w:rsidP="007E1403">
      <w:pPr>
        <w:pStyle w:val="ListParagraph"/>
        <w:numPr>
          <w:ilvl w:val="0"/>
          <w:numId w:val="24"/>
        </w:numPr>
        <w:shd w:val="clear" w:color="auto" w:fill="E3E7F4" w:themeFill="accent5" w:themeFillTint="33"/>
        <w:spacing w:before="0" w:after="0" w:line="240" w:lineRule="auto"/>
        <w:ind w:left="426" w:hanging="426"/>
        <w:jc w:val="both"/>
        <w:rPr>
          <w:lang w:val="en-GB"/>
        </w:rPr>
      </w:pPr>
      <w:r w:rsidRPr="008E1B2A">
        <w:rPr>
          <w:lang w:val="en-GB"/>
        </w:rPr>
        <w:t xml:space="preserve">Place a </w:t>
      </w:r>
      <w:r>
        <w:rPr>
          <w:lang w:val="en-GB"/>
        </w:rPr>
        <w:t xml:space="preserve">50 cm x 50 cm </w:t>
      </w:r>
      <w:r w:rsidRPr="008E1B2A">
        <w:rPr>
          <w:lang w:val="en-GB"/>
        </w:rPr>
        <w:t xml:space="preserve">frame around this spot. </w:t>
      </w:r>
    </w:p>
    <w:p w14:paraId="1F243B34" w14:textId="77777777" w:rsidR="007E1403" w:rsidRDefault="007E1403" w:rsidP="007E1403">
      <w:pPr>
        <w:pStyle w:val="ListParagraph"/>
        <w:numPr>
          <w:ilvl w:val="0"/>
          <w:numId w:val="24"/>
        </w:numPr>
        <w:shd w:val="clear" w:color="auto" w:fill="E3E7F4" w:themeFill="accent5" w:themeFillTint="33"/>
        <w:spacing w:before="0" w:after="0" w:line="240" w:lineRule="auto"/>
        <w:ind w:left="426" w:hanging="426"/>
        <w:jc w:val="both"/>
        <w:rPr>
          <w:lang w:val="en-GB"/>
        </w:rPr>
      </w:pPr>
      <w:r w:rsidRPr="008E1B2A">
        <w:rPr>
          <w:lang w:val="en-GB"/>
        </w:rPr>
        <w:t>Collect all the litter (leaves, fruits, small wood</w:t>
      </w:r>
      <w:r>
        <w:rPr>
          <w:lang w:val="en-GB"/>
        </w:rPr>
        <w:t xml:space="preserve"> </w:t>
      </w:r>
      <w:r>
        <w:rPr>
          <w:rFonts w:cs="Arial"/>
          <w:lang w:val="en-GB"/>
        </w:rPr>
        <w:t>≤</w:t>
      </w:r>
      <w:r w:rsidRPr="008E1B2A">
        <w:rPr>
          <w:lang w:val="en-GB"/>
        </w:rPr>
        <w:t xml:space="preserve">5 cm in diameter) falling inside the </w:t>
      </w:r>
      <w:proofErr w:type="gramStart"/>
      <w:r w:rsidRPr="008E1B2A">
        <w:rPr>
          <w:lang w:val="en-GB"/>
        </w:rPr>
        <w:t>frame, and</w:t>
      </w:r>
      <w:proofErr w:type="gramEnd"/>
      <w:r w:rsidRPr="008E1B2A">
        <w:rPr>
          <w:lang w:val="en-GB"/>
        </w:rPr>
        <w:t xml:space="preserve"> place it into a plastic bag. Do not remove growing vegetation.</w:t>
      </w:r>
      <w:r>
        <w:rPr>
          <w:lang w:val="en-GB"/>
        </w:rPr>
        <w:t xml:space="preserve"> </w:t>
      </w:r>
    </w:p>
    <w:p w14:paraId="4BFFEDF7" w14:textId="77777777" w:rsidR="007E1403" w:rsidRPr="008E1B2A" w:rsidRDefault="007E1403" w:rsidP="007E1403">
      <w:pPr>
        <w:pStyle w:val="ListParagraph"/>
        <w:numPr>
          <w:ilvl w:val="0"/>
          <w:numId w:val="24"/>
        </w:numPr>
        <w:shd w:val="clear" w:color="auto" w:fill="E3E7F4" w:themeFill="accent5" w:themeFillTint="33"/>
        <w:spacing w:before="0" w:after="0" w:line="240" w:lineRule="auto"/>
        <w:ind w:left="426" w:hanging="426"/>
        <w:jc w:val="both"/>
        <w:rPr>
          <w:lang w:val="en-GB"/>
        </w:rPr>
      </w:pPr>
      <w:r>
        <w:rPr>
          <w:lang w:val="en-GB"/>
        </w:rPr>
        <w:t>Where the frame cuts across litter, include it in the litter measurement. This avoids the difficulty of attempting to measure fractions of litter components.</w:t>
      </w:r>
    </w:p>
    <w:p w14:paraId="3458FFC9" w14:textId="77777777" w:rsidR="007E1403" w:rsidRPr="008E1B2A" w:rsidRDefault="007E1403" w:rsidP="007E1403">
      <w:pPr>
        <w:pStyle w:val="ListParagraph"/>
        <w:numPr>
          <w:ilvl w:val="0"/>
          <w:numId w:val="24"/>
        </w:numPr>
        <w:shd w:val="clear" w:color="auto" w:fill="E3E7F4" w:themeFill="accent5" w:themeFillTint="33"/>
        <w:spacing w:before="0" w:after="0" w:line="240" w:lineRule="auto"/>
        <w:ind w:left="426" w:hanging="426"/>
        <w:jc w:val="both"/>
        <w:rPr>
          <w:lang w:val="en-GB"/>
        </w:rPr>
      </w:pPr>
      <w:r w:rsidRPr="008E1B2A">
        <w:rPr>
          <w:lang w:val="en-GB"/>
        </w:rPr>
        <w:t xml:space="preserve">Repeat for each of the four corners of </w:t>
      </w:r>
      <w:r>
        <w:rPr>
          <w:lang w:val="en-GB"/>
        </w:rPr>
        <w:t>the permanent plot</w:t>
      </w:r>
      <w:r w:rsidRPr="008E1B2A">
        <w:rPr>
          <w:lang w:val="en-GB"/>
        </w:rPr>
        <w:t xml:space="preserve">, combining the litter into a single sample. </w:t>
      </w:r>
    </w:p>
    <w:p w14:paraId="5559A0CE" w14:textId="77777777" w:rsidR="007E1403" w:rsidRDefault="007E1403" w:rsidP="007E1403">
      <w:pPr>
        <w:pStyle w:val="ListParagraph"/>
        <w:numPr>
          <w:ilvl w:val="0"/>
          <w:numId w:val="24"/>
        </w:numPr>
        <w:shd w:val="clear" w:color="auto" w:fill="E3E7F4" w:themeFill="accent5" w:themeFillTint="33"/>
        <w:spacing w:before="0" w:after="0" w:line="240" w:lineRule="auto"/>
        <w:ind w:left="426" w:hanging="426"/>
        <w:jc w:val="both"/>
        <w:rPr>
          <w:lang w:val="en-GB"/>
        </w:rPr>
      </w:pPr>
      <w:r>
        <w:rPr>
          <w:lang w:val="en-GB"/>
        </w:rPr>
        <w:lastRenderedPageBreak/>
        <w:t>Label the plastic bag</w:t>
      </w:r>
      <w:r w:rsidRPr="008E1B2A">
        <w:rPr>
          <w:lang w:val="en-GB"/>
        </w:rPr>
        <w:t xml:space="preserve"> appropriately (see “</w:t>
      </w:r>
      <w:r>
        <w:fldChar w:fldCharType="begin"/>
      </w:r>
      <w:r>
        <w:instrText xml:space="preserve"> REF _Ref304374905 \h  \* MERGEFORMAT </w:instrText>
      </w:r>
      <w:r>
        <w:fldChar w:fldCharType="separate"/>
      </w:r>
      <w:r w:rsidR="00515232">
        <w:t>Label</w:t>
      </w:r>
      <w:r>
        <w:fldChar w:fldCharType="end"/>
      </w:r>
      <w:r w:rsidRPr="008E1B2A">
        <w:rPr>
          <w:lang w:val="en-GB"/>
        </w:rPr>
        <w:t>”</w:t>
      </w:r>
      <w:proofErr w:type="gramStart"/>
      <w:r w:rsidRPr="008E1B2A">
        <w:rPr>
          <w:lang w:val="en-GB"/>
        </w:rPr>
        <w:t>)</w:t>
      </w:r>
      <w:r>
        <w:rPr>
          <w:lang w:val="en-GB"/>
        </w:rPr>
        <w:t>, and</w:t>
      </w:r>
      <w:proofErr w:type="gramEnd"/>
      <w:r>
        <w:rPr>
          <w:lang w:val="en-GB"/>
        </w:rPr>
        <w:t xml:space="preserve"> include a second label inside the bag</w:t>
      </w:r>
      <w:r w:rsidRPr="008E1B2A">
        <w:rPr>
          <w:lang w:val="en-GB"/>
        </w:rPr>
        <w:t>.</w:t>
      </w:r>
      <w:r>
        <w:rPr>
          <w:lang w:val="en-GB"/>
        </w:rPr>
        <w:t xml:space="preserve"> Seal the bag and retain it for weighing at the warehouse.</w:t>
      </w:r>
    </w:p>
    <w:p w14:paraId="6A7AD00E" w14:textId="77777777" w:rsidR="007E1403" w:rsidRDefault="007E1403" w:rsidP="007E1403">
      <w:pPr>
        <w:pStyle w:val="ListParagraph"/>
        <w:shd w:val="clear" w:color="auto" w:fill="E3E7F4" w:themeFill="accent5" w:themeFillTint="33"/>
        <w:spacing w:before="0" w:after="0" w:line="240" w:lineRule="auto"/>
        <w:ind w:left="426"/>
        <w:jc w:val="both"/>
        <w:rPr>
          <w:lang w:val="en-GB"/>
        </w:rPr>
      </w:pPr>
    </w:p>
    <w:p w14:paraId="048CA565" w14:textId="77777777" w:rsidR="006F30CF" w:rsidRDefault="006F30CF" w:rsidP="00A071D6"/>
    <w:p w14:paraId="22B1D448" w14:textId="17A640AC" w:rsidR="006F30CF" w:rsidRDefault="006F30CF" w:rsidP="000D13E9">
      <w:pPr>
        <w:jc w:val="center"/>
      </w:pPr>
      <w:r w:rsidRPr="006F30CF">
        <w:rPr>
          <w:noProof/>
          <w:lang w:val="en-GB" w:eastAsia="en-GB"/>
        </w:rPr>
        <w:drawing>
          <wp:inline distT="0" distB="0" distL="0" distR="0" wp14:anchorId="4A3FA152" wp14:editId="565FF494">
            <wp:extent cx="2581275" cy="3438753"/>
            <wp:effectExtent l="0" t="0" r="0" b="9525"/>
            <wp:docPr id="7" name="Picture 7" descr="C:\Users\user\Desktop\Working\GEF Field Trial\Draft SOP\Pics\2-Collecting l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Working\GEF Field Trial\Draft SOP\Pics\2-Collecting litter.JP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2582939" cy="3440969"/>
                    </a:xfrm>
                    <a:prstGeom prst="rect">
                      <a:avLst/>
                    </a:prstGeom>
                    <a:noFill/>
                    <a:ln>
                      <a:noFill/>
                    </a:ln>
                  </pic:spPr>
                </pic:pic>
              </a:graphicData>
            </a:graphic>
          </wp:inline>
        </w:drawing>
      </w:r>
    </w:p>
    <w:p w14:paraId="1B2997AA" w14:textId="56DA0953" w:rsidR="00FC67ED" w:rsidRDefault="00FC67ED" w:rsidP="00FC67ED">
      <w:pPr>
        <w:pStyle w:val="Caption"/>
      </w:pPr>
      <w:bookmarkStart w:id="93" w:name="_Toc500766203"/>
      <w:commentRangeStart w:id="94"/>
      <w:r>
        <w:t xml:space="preserve">Figure </w:t>
      </w:r>
      <w:r w:rsidR="009D3D7A">
        <w:fldChar w:fldCharType="begin"/>
      </w:r>
      <w:r w:rsidR="009D3D7A">
        <w:instrText xml:space="preserve"> SEQ Figure \* ARABIC </w:instrText>
      </w:r>
      <w:r w:rsidR="009D3D7A">
        <w:fldChar w:fldCharType="separate"/>
      </w:r>
      <w:r w:rsidR="00515232">
        <w:rPr>
          <w:noProof/>
        </w:rPr>
        <w:t>1</w:t>
      </w:r>
      <w:r w:rsidR="009D3D7A">
        <w:rPr>
          <w:noProof/>
        </w:rPr>
        <w:fldChar w:fldCharType="end"/>
      </w:r>
      <w:ins w:id="95" w:author="Rhodes" w:date="2018-01-21T10:35:00Z">
        <w:r w:rsidR="00416006">
          <w:rPr>
            <w:noProof/>
          </w:rPr>
          <w:t>:</w:t>
        </w:r>
      </w:ins>
      <w:r w:rsidRPr="00FC67ED">
        <w:t xml:space="preserve"> Litter collection is done using 50</w:t>
      </w:r>
      <w:ins w:id="96" w:author="Rhodes" w:date="2018-01-21T10:34:00Z">
        <w:r w:rsidR="000E477C">
          <w:t xml:space="preserve"> </w:t>
        </w:r>
      </w:ins>
      <w:r w:rsidRPr="00FC67ED">
        <w:t>x</w:t>
      </w:r>
      <w:ins w:id="97" w:author="Rhodes" w:date="2018-01-21T10:34:00Z">
        <w:r w:rsidR="000E477C">
          <w:t xml:space="preserve"> </w:t>
        </w:r>
      </w:ins>
      <w:r w:rsidRPr="00FC67ED">
        <w:t>50</w:t>
      </w:r>
      <w:ins w:id="98" w:author="Rhodes" w:date="2018-01-21T10:34:00Z">
        <w:r w:rsidR="000E477C">
          <w:t xml:space="preserve"> </w:t>
        </w:r>
      </w:ins>
      <w:r w:rsidRPr="00FC67ED">
        <w:t>cm quadrants</w:t>
      </w:r>
      <w:commentRangeEnd w:id="94"/>
      <w:r w:rsidR="000E477C">
        <w:rPr>
          <w:rStyle w:val="CommentReference"/>
          <w:i w:val="0"/>
          <w:iCs w:val="0"/>
          <w:color w:val="595959" w:themeColor="text1" w:themeTint="A6"/>
        </w:rPr>
        <w:commentReference w:id="94"/>
      </w:r>
      <w:ins w:id="99" w:author="Rhodes" w:date="2018-01-21T10:34:00Z">
        <w:r w:rsidR="000E477C">
          <w:t>.</w:t>
        </w:r>
      </w:ins>
      <w:del w:id="100" w:author="Rhodes" w:date="2018-01-21T10:34:00Z">
        <w:r w:rsidRPr="00FC67ED" w:rsidDel="000E477C">
          <w:delText>, shown in the photo above</w:delText>
        </w:r>
      </w:del>
      <w:r w:rsidRPr="00FC67ED">
        <w:t>.</w:t>
      </w:r>
      <w:bookmarkEnd w:id="93"/>
    </w:p>
    <w:p w14:paraId="25AC0F81" w14:textId="77777777" w:rsidR="00FC67ED" w:rsidRDefault="00FC67ED" w:rsidP="001F0C81">
      <w:pPr>
        <w:pStyle w:val="Caption"/>
      </w:pPr>
    </w:p>
    <w:p w14:paraId="54DB8AEC" w14:textId="77777777" w:rsidR="007E1403" w:rsidRDefault="007E1403" w:rsidP="007E1403">
      <w:pPr>
        <w:pStyle w:val="Heading2"/>
        <w:jc w:val="both"/>
      </w:pPr>
      <w:bookmarkStart w:id="101" w:name="_Toc500767299"/>
      <w:commentRangeStart w:id="102"/>
      <w:commentRangeStart w:id="103"/>
      <w:r w:rsidRPr="007E1403">
        <w:t>Woody species sampling</w:t>
      </w:r>
      <w:bookmarkEnd w:id="101"/>
      <w:commentRangeEnd w:id="102"/>
      <w:r w:rsidR="008B7645">
        <w:rPr>
          <w:rStyle w:val="CommentReference"/>
          <w:rFonts w:asciiTheme="minorHAnsi" w:eastAsiaTheme="minorHAnsi" w:hAnsiTheme="minorHAnsi" w:cstheme="minorBidi"/>
          <w:caps w:val="0"/>
          <w:color w:val="595959" w:themeColor="text1" w:themeTint="A6"/>
        </w:rPr>
        <w:commentReference w:id="102"/>
      </w:r>
      <w:commentRangeEnd w:id="103"/>
      <w:r w:rsidR="003B2744">
        <w:rPr>
          <w:rStyle w:val="CommentReference"/>
          <w:rFonts w:asciiTheme="minorHAnsi" w:eastAsiaTheme="minorHAnsi" w:hAnsiTheme="minorHAnsi" w:cstheme="minorBidi"/>
          <w:caps w:val="0"/>
          <w:color w:val="595959" w:themeColor="text1" w:themeTint="A6"/>
        </w:rPr>
        <w:commentReference w:id="103"/>
      </w:r>
    </w:p>
    <w:p w14:paraId="056D6F62" w14:textId="77777777" w:rsidR="00CC24F8" w:rsidRPr="00CC24F8" w:rsidRDefault="00CC24F8" w:rsidP="00CC24F8"/>
    <w:p w14:paraId="5256A871" w14:textId="77777777" w:rsidR="007E1403" w:rsidRDefault="007E1403" w:rsidP="00FD64E2">
      <w:pPr>
        <w:pStyle w:val="ListParagraph"/>
        <w:numPr>
          <w:ilvl w:val="0"/>
          <w:numId w:val="25"/>
        </w:numPr>
        <w:shd w:val="clear" w:color="auto" w:fill="FFFFFF" w:themeFill="background1"/>
        <w:spacing w:before="0" w:after="0" w:line="240" w:lineRule="auto"/>
        <w:ind w:left="426" w:hanging="426"/>
        <w:jc w:val="both"/>
        <w:rPr>
          <w:lang w:val="en-GB"/>
        </w:rPr>
      </w:pPr>
      <w:r w:rsidRPr="00436327">
        <w:rPr>
          <w:lang w:val="en-GB"/>
        </w:rPr>
        <w:t xml:space="preserve">The initial sample includes all </w:t>
      </w:r>
      <w:r w:rsidR="00CC24F8" w:rsidRPr="00436327">
        <w:rPr>
          <w:i/>
          <w:lang w:val="en-GB"/>
        </w:rPr>
        <w:t xml:space="preserve">woody </w:t>
      </w:r>
      <w:r w:rsidR="00CC24F8" w:rsidRPr="00436327">
        <w:rPr>
          <w:lang w:val="en-GB"/>
        </w:rPr>
        <w:t>species</w:t>
      </w:r>
      <w:r w:rsidRPr="00436327">
        <w:rPr>
          <w:lang w:val="en-GB"/>
        </w:rPr>
        <w:t xml:space="preserve"> plants within the 10 m x 10 m</w:t>
      </w:r>
      <w:r w:rsidR="00FD64E2">
        <w:rPr>
          <w:lang w:val="en-GB"/>
        </w:rPr>
        <w:t xml:space="preserve"> or 20x 20</w:t>
      </w:r>
      <w:proofErr w:type="gramStart"/>
      <w:r w:rsidR="00FD64E2">
        <w:rPr>
          <w:lang w:val="en-GB"/>
        </w:rPr>
        <w:t xml:space="preserve">m </w:t>
      </w:r>
      <w:r w:rsidRPr="00436327">
        <w:rPr>
          <w:lang w:val="en-GB"/>
        </w:rPr>
        <w:t xml:space="preserve"> permanent</w:t>
      </w:r>
      <w:proofErr w:type="gramEnd"/>
      <w:r w:rsidRPr="00436327">
        <w:rPr>
          <w:lang w:val="en-GB"/>
        </w:rPr>
        <w:t xml:space="preserve"> monitoring plot.</w:t>
      </w:r>
    </w:p>
    <w:p w14:paraId="6188C679" w14:textId="38D7BD88" w:rsidR="00FD64E2" w:rsidRPr="00436327" w:rsidRDefault="00FD64E2" w:rsidP="00FD64E2">
      <w:pPr>
        <w:pStyle w:val="ListParagraph"/>
        <w:numPr>
          <w:ilvl w:val="0"/>
          <w:numId w:val="25"/>
        </w:numPr>
        <w:shd w:val="clear" w:color="auto" w:fill="FFFFFF" w:themeFill="background1"/>
        <w:spacing w:before="0" w:after="0" w:line="240" w:lineRule="auto"/>
        <w:jc w:val="both"/>
        <w:rPr>
          <w:lang w:val="en-GB"/>
        </w:rPr>
      </w:pPr>
      <w:r w:rsidRPr="00FD64E2">
        <w:rPr>
          <w:lang w:val="en-GB"/>
        </w:rPr>
        <w:t>A 5</w:t>
      </w:r>
      <w:ins w:id="104" w:author="Rhodes" w:date="2018-01-21T10:35:00Z">
        <w:r w:rsidR="00416006">
          <w:rPr>
            <w:lang w:val="en-GB"/>
          </w:rPr>
          <w:t xml:space="preserve"> </w:t>
        </w:r>
      </w:ins>
      <w:r w:rsidRPr="00FD64E2">
        <w:rPr>
          <w:lang w:val="en-GB"/>
        </w:rPr>
        <w:t>x</w:t>
      </w:r>
      <w:ins w:id="105" w:author="Rhodes" w:date="2018-01-21T10:35:00Z">
        <w:r w:rsidR="00416006">
          <w:rPr>
            <w:lang w:val="en-GB"/>
          </w:rPr>
          <w:t xml:space="preserve"> </w:t>
        </w:r>
      </w:ins>
      <w:r w:rsidRPr="00FD64E2">
        <w:rPr>
          <w:lang w:val="en-GB"/>
        </w:rPr>
        <w:t>5</w:t>
      </w:r>
      <w:ins w:id="106" w:author="Rhodes" w:date="2018-01-21T10:35:00Z">
        <w:r w:rsidR="00416006">
          <w:rPr>
            <w:lang w:val="en-GB"/>
          </w:rPr>
          <w:t xml:space="preserve"> </w:t>
        </w:r>
      </w:ins>
      <w:r w:rsidRPr="00FD64E2">
        <w:rPr>
          <w:lang w:val="en-GB"/>
        </w:rPr>
        <w:t>m nested plot will be setup to measure all woody species dimensions, whereas for the rest of the plot only woody species &gt;50</w:t>
      </w:r>
      <w:ins w:id="107" w:author="Rhodes" w:date="2018-01-21T10:35:00Z">
        <w:r w:rsidR="00416006">
          <w:rPr>
            <w:lang w:val="en-GB"/>
          </w:rPr>
          <w:t xml:space="preserve"> </w:t>
        </w:r>
      </w:ins>
      <w:r w:rsidRPr="00FD64E2">
        <w:rPr>
          <w:lang w:val="en-GB"/>
        </w:rPr>
        <w:t>cm in height will be measured.</w:t>
      </w:r>
    </w:p>
    <w:p w14:paraId="5732FE7A" w14:textId="77777777" w:rsidR="007E1403" w:rsidRPr="00CC24F8" w:rsidRDefault="007E1403" w:rsidP="007E1403">
      <w:pPr>
        <w:pStyle w:val="ListParagraph"/>
        <w:numPr>
          <w:ilvl w:val="0"/>
          <w:numId w:val="25"/>
        </w:numPr>
        <w:spacing w:before="0" w:after="0" w:line="240" w:lineRule="auto"/>
        <w:ind w:left="426" w:hanging="426"/>
        <w:jc w:val="both"/>
        <w:rPr>
          <w:lang w:val="en-GB"/>
        </w:rPr>
      </w:pPr>
      <w:r w:rsidRPr="00CC24F8">
        <w:rPr>
          <w:lang w:val="en-GB"/>
        </w:rPr>
        <w:t xml:space="preserve">Move from one side of the plot to the other, systematically measuring each </w:t>
      </w:r>
      <w:r w:rsidR="00CC24F8" w:rsidRPr="00CC24F8">
        <w:rPr>
          <w:lang w:val="en-GB"/>
        </w:rPr>
        <w:t xml:space="preserve">canopy width and breadth of each </w:t>
      </w:r>
      <w:r w:rsidRPr="00CC24F8">
        <w:rPr>
          <w:lang w:val="en-GB"/>
        </w:rPr>
        <w:t>plant</w:t>
      </w:r>
      <w:r w:rsidR="00A956E0">
        <w:rPr>
          <w:lang w:val="en-GB"/>
        </w:rPr>
        <w:t xml:space="preserve"> as well as their</w:t>
      </w:r>
      <w:r w:rsidR="00CC24F8" w:rsidRPr="00CC24F8">
        <w:rPr>
          <w:lang w:val="en-GB"/>
        </w:rPr>
        <w:t xml:space="preserve"> height</w:t>
      </w:r>
      <w:r w:rsidRPr="00CC24F8">
        <w:rPr>
          <w:lang w:val="en-GB"/>
        </w:rPr>
        <w:t xml:space="preserve"> in the plot.</w:t>
      </w:r>
      <w:r w:rsidR="00CC24F8">
        <w:rPr>
          <w:lang w:val="en-GB"/>
        </w:rPr>
        <w:t xml:space="preserve"> Measure in cm.</w:t>
      </w:r>
    </w:p>
    <w:p w14:paraId="5A596516" w14:textId="2C801D1A" w:rsidR="007E1403" w:rsidRDefault="00CC24F8" w:rsidP="007E1403">
      <w:pPr>
        <w:pStyle w:val="ListParagraph"/>
        <w:numPr>
          <w:ilvl w:val="0"/>
          <w:numId w:val="25"/>
        </w:numPr>
        <w:spacing w:before="0" w:after="0" w:line="240" w:lineRule="auto"/>
        <w:ind w:left="426" w:hanging="426"/>
        <w:jc w:val="both"/>
        <w:rPr>
          <w:lang w:val="en-GB"/>
        </w:rPr>
      </w:pPr>
      <w:r w:rsidRPr="00CC24F8">
        <w:rPr>
          <w:lang w:val="en-GB"/>
        </w:rPr>
        <w:t xml:space="preserve">For species which do not have good allometric relationships to canopy and </w:t>
      </w:r>
      <w:r w:rsidR="007D670D" w:rsidRPr="00CC24F8">
        <w:rPr>
          <w:lang w:val="en-GB"/>
        </w:rPr>
        <w:t>height</w:t>
      </w:r>
      <w:r w:rsidR="00910697">
        <w:rPr>
          <w:lang w:val="en-GB"/>
        </w:rPr>
        <w:t xml:space="preserve"> (see tables 1</w:t>
      </w:r>
      <w:ins w:id="108" w:author="Rhodes" w:date="2018-01-21T10:36:00Z">
        <w:r w:rsidR="00416006">
          <w:rPr>
            <w:lang w:val="en-GB"/>
          </w:rPr>
          <w:t xml:space="preserve"> </w:t>
        </w:r>
      </w:ins>
      <w:r w:rsidR="00910697">
        <w:rPr>
          <w:lang w:val="en-GB"/>
        </w:rPr>
        <w:t>&amp;</w:t>
      </w:r>
      <w:ins w:id="109" w:author="Rhodes" w:date="2018-01-21T10:36:00Z">
        <w:r w:rsidR="00416006">
          <w:rPr>
            <w:lang w:val="en-GB"/>
          </w:rPr>
          <w:t xml:space="preserve"> </w:t>
        </w:r>
      </w:ins>
      <w:r w:rsidR="00910697">
        <w:rPr>
          <w:lang w:val="en-GB"/>
        </w:rPr>
        <w:t>2</w:t>
      </w:r>
      <w:r w:rsidRPr="00CC24F8">
        <w:rPr>
          <w:lang w:val="en-GB"/>
        </w:rPr>
        <w:t xml:space="preserve"> below), m</w:t>
      </w:r>
      <w:r w:rsidR="007E1403" w:rsidRPr="00CC24F8">
        <w:rPr>
          <w:lang w:val="en-GB"/>
        </w:rPr>
        <w:t>easure the diameter of each stem with digital callipers at ground level. If it is not possible to measure the diameter at ground level, measure as close as possible to the ground.</w:t>
      </w:r>
    </w:p>
    <w:p w14:paraId="3287E3DF" w14:textId="77777777" w:rsidR="00910697" w:rsidRPr="00CC24F8" w:rsidRDefault="00910697" w:rsidP="007E1403">
      <w:pPr>
        <w:pStyle w:val="ListParagraph"/>
        <w:numPr>
          <w:ilvl w:val="0"/>
          <w:numId w:val="25"/>
        </w:numPr>
        <w:spacing w:before="0" w:after="0" w:line="240" w:lineRule="auto"/>
        <w:ind w:left="426" w:hanging="426"/>
        <w:jc w:val="both"/>
        <w:rPr>
          <w:lang w:val="en-GB"/>
        </w:rPr>
      </w:pPr>
      <w:r>
        <w:rPr>
          <w:lang w:val="en-GB"/>
        </w:rPr>
        <w:t>Species which do not have an allometric equation allocated to them will be assigned the equation for the plant which is closest in growth form and genus.</w:t>
      </w:r>
    </w:p>
    <w:p w14:paraId="223DA48D" w14:textId="77777777" w:rsidR="007E1403" w:rsidRPr="00CC24F8" w:rsidRDefault="007E1403" w:rsidP="00CC24F8">
      <w:pPr>
        <w:pStyle w:val="ListParagraph"/>
        <w:numPr>
          <w:ilvl w:val="0"/>
          <w:numId w:val="25"/>
        </w:numPr>
        <w:shd w:val="clear" w:color="auto" w:fill="E3E7F4" w:themeFill="accent5" w:themeFillTint="33"/>
        <w:spacing w:before="0" w:after="0" w:line="240" w:lineRule="auto"/>
        <w:ind w:left="426" w:hanging="426"/>
        <w:jc w:val="both"/>
        <w:rPr>
          <w:lang w:val="en-GB"/>
        </w:rPr>
      </w:pPr>
      <w:r w:rsidRPr="00CC24F8">
        <w:rPr>
          <w:lang w:val="en-GB"/>
        </w:rPr>
        <w:t xml:space="preserve">For stems with a non-circular profile, measure the </w:t>
      </w:r>
      <w:r w:rsidRPr="00A956E0">
        <w:rPr>
          <w:lang w:val="en-GB"/>
        </w:rPr>
        <w:t>widest</w:t>
      </w:r>
      <w:r w:rsidRPr="00CC24F8">
        <w:rPr>
          <w:lang w:val="en-GB"/>
        </w:rPr>
        <w:t xml:space="preserve"> diameter at the base of the stem. </w:t>
      </w:r>
    </w:p>
    <w:p w14:paraId="31DE7417" w14:textId="77777777" w:rsidR="007E1403" w:rsidRPr="00CC24F8" w:rsidRDefault="007E1403" w:rsidP="00CC24F8">
      <w:pPr>
        <w:pStyle w:val="ListParagraph"/>
        <w:numPr>
          <w:ilvl w:val="0"/>
          <w:numId w:val="25"/>
        </w:numPr>
        <w:shd w:val="clear" w:color="auto" w:fill="E3E7F4" w:themeFill="accent5" w:themeFillTint="33"/>
        <w:spacing w:before="0" w:after="0" w:line="240" w:lineRule="auto"/>
        <w:ind w:left="426" w:hanging="426"/>
        <w:jc w:val="both"/>
        <w:rPr>
          <w:lang w:val="en-GB"/>
        </w:rPr>
      </w:pPr>
      <w:r w:rsidRPr="00CC24F8">
        <w:rPr>
          <w:lang w:val="en-GB"/>
        </w:rPr>
        <w:t>Record the diameter of the stem on the datasheet and assign it a plant number (all stems from the same plant should have the same number).</w:t>
      </w:r>
    </w:p>
    <w:p w14:paraId="3E18590B" w14:textId="77777777" w:rsidR="00CC24F8" w:rsidRPr="00CC24F8" w:rsidRDefault="00CC24F8" w:rsidP="007E1403">
      <w:pPr>
        <w:pStyle w:val="ListParagraph"/>
        <w:numPr>
          <w:ilvl w:val="0"/>
          <w:numId w:val="25"/>
        </w:numPr>
        <w:spacing w:before="0" w:after="0" w:line="240" w:lineRule="auto"/>
        <w:ind w:left="426" w:hanging="426"/>
        <w:jc w:val="both"/>
        <w:rPr>
          <w:lang w:val="en-GB"/>
        </w:rPr>
      </w:pPr>
      <w:r w:rsidRPr="00CC24F8">
        <w:rPr>
          <w:lang w:val="en-GB"/>
        </w:rPr>
        <w:lastRenderedPageBreak/>
        <w:t>Assign each plant with its species name or labelling code if it cannot be identified in the field</w:t>
      </w:r>
    </w:p>
    <w:p w14:paraId="471CC7CC" w14:textId="77777777" w:rsidR="007E1403" w:rsidRPr="00CC24F8" w:rsidRDefault="007E1403" w:rsidP="00CC24F8">
      <w:pPr>
        <w:pStyle w:val="ListParagraph"/>
        <w:numPr>
          <w:ilvl w:val="0"/>
          <w:numId w:val="25"/>
        </w:numPr>
        <w:shd w:val="clear" w:color="auto" w:fill="E3E7F4" w:themeFill="accent5" w:themeFillTint="33"/>
        <w:spacing w:before="0" w:after="0" w:line="240" w:lineRule="auto"/>
        <w:ind w:left="426" w:hanging="426"/>
        <w:jc w:val="both"/>
        <w:rPr>
          <w:lang w:val="en-GB"/>
        </w:rPr>
      </w:pPr>
      <w:r w:rsidRPr="00CC24F8">
        <w:rPr>
          <w:lang w:val="en-GB"/>
        </w:rPr>
        <w:t>Once a stem has been measured, mark it with a non-damaging marker (piece of thread, spot of paint, felt-tip marker, etc) to prevent the double-counting of stems.</w:t>
      </w:r>
    </w:p>
    <w:p w14:paraId="3629BDEB" w14:textId="77777777" w:rsidR="007E1403" w:rsidRPr="00CC24F8" w:rsidRDefault="007E1403" w:rsidP="00CC24F8">
      <w:pPr>
        <w:pStyle w:val="ListParagraph"/>
        <w:numPr>
          <w:ilvl w:val="0"/>
          <w:numId w:val="25"/>
        </w:numPr>
        <w:shd w:val="clear" w:color="auto" w:fill="E3E7F4" w:themeFill="accent5" w:themeFillTint="33"/>
        <w:spacing w:before="0" w:after="0" w:line="240" w:lineRule="auto"/>
        <w:ind w:left="426" w:hanging="426"/>
        <w:jc w:val="both"/>
        <w:rPr>
          <w:lang w:val="en-GB"/>
        </w:rPr>
      </w:pPr>
      <w:r w:rsidRPr="00CC24F8">
        <w:rPr>
          <w:lang w:val="en-GB"/>
        </w:rPr>
        <w:t xml:space="preserve">Where the plant has a large fringe of stems growing from the ground, measure all the stems in the fringe, and then progress inwards. It is allowable to remove smaller stems in order to measure the larger </w:t>
      </w:r>
      <w:proofErr w:type="gramStart"/>
      <w:r w:rsidRPr="00CC24F8">
        <w:rPr>
          <w:lang w:val="en-GB"/>
        </w:rPr>
        <w:t>stems, but</w:t>
      </w:r>
      <w:proofErr w:type="gramEnd"/>
      <w:r w:rsidRPr="00CC24F8">
        <w:rPr>
          <w:lang w:val="en-GB"/>
        </w:rPr>
        <w:t xml:space="preserve"> try to avoid damaging the plant as much as possible.</w:t>
      </w:r>
    </w:p>
    <w:p w14:paraId="7A67ADEB" w14:textId="77777777" w:rsidR="007E1403" w:rsidRPr="00CC24F8" w:rsidRDefault="007E1403" w:rsidP="00CC24F8">
      <w:pPr>
        <w:pStyle w:val="ListParagraph"/>
        <w:numPr>
          <w:ilvl w:val="0"/>
          <w:numId w:val="25"/>
        </w:numPr>
        <w:shd w:val="clear" w:color="auto" w:fill="E3E7F4" w:themeFill="accent5" w:themeFillTint="33"/>
        <w:spacing w:before="0" w:after="0" w:line="240" w:lineRule="auto"/>
        <w:ind w:left="426" w:hanging="426"/>
        <w:jc w:val="both"/>
        <w:rPr>
          <w:lang w:val="en-GB"/>
        </w:rPr>
      </w:pPr>
      <w:r w:rsidRPr="00CC24F8">
        <w:rPr>
          <w:lang w:val="en-GB"/>
        </w:rPr>
        <w:t>Where two plants have fringes that are growing together, extend a rope between them at a point that you estimate is closest to the intersection of the two fringes. Assign all stems on the left to one plant, and all stems to the right to the other plant.</w:t>
      </w:r>
    </w:p>
    <w:p w14:paraId="7688107F" w14:textId="77777777" w:rsidR="005621D3" w:rsidRPr="00CC24F8" w:rsidRDefault="005621D3" w:rsidP="00910697">
      <w:pPr>
        <w:pStyle w:val="ListParagraph"/>
        <w:shd w:val="clear" w:color="auto" w:fill="E3E7F4" w:themeFill="accent5" w:themeFillTint="33"/>
        <w:jc w:val="both"/>
        <w:rPr>
          <w:lang w:val="en-GB"/>
        </w:rPr>
      </w:pPr>
      <w:r w:rsidRPr="00CC24F8">
        <w:rPr>
          <w:u w:val="single"/>
          <w:lang w:val="en-GB"/>
        </w:rPr>
        <w:t>Variables to be recorded:</w:t>
      </w:r>
      <w:r w:rsidRPr="00CC24F8">
        <w:rPr>
          <w:lang w:val="en-GB"/>
        </w:rPr>
        <w:t xml:space="preserve"> diameter of all </w:t>
      </w:r>
      <w:r w:rsidRPr="00CC24F8">
        <w:rPr>
          <w:i/>
          <w:lang w:val="en-GB"/>
        </w:rPr>
        <w:t>P. afra</w:t>
      </w:r>
      <w:r w:rsidRPr="00CC24F8">
        <w:rPr>
          <w:lang w:val="en-GB"/>
        </w:rPr>
        <w:t xml:space="preserve"> stems at ground level, plant number for each stem.</w:t>
      </w:r>
    </w:p>
    <w:p w14:paraId="5CEDC95A" w14:textId="77777777" w:rsidR="009308B0" w:rsidRDefault="009308B0"/>
    <w:p w14:paraId="29526D38" w14:textId="77777777" w:rsidR="009308B0" w:rsidRDefault="009308B0" w:rsidP="009308B0">
      <w:pPr>
        <w:jc w:val="center"/>
      </w:pPr>
      <w:r w:rsidRPr="009308B0">
        <w:rPr>
          <w:noProof/>
          <w:lang w:val="en-GB" w:eastAsia="en-GB"/>
        </w:rPr>
        <w:drawing>
          <wp:inline distT="0" distB="0" distL="0" distR="0" wp14:anchorId="116B07C3" wp14:editId="5215748B">
            <wp:extent cx="2978159" cy="3967480"/>
            <wp:effectExtent l="0" t="0" r="0" b="0"/>
            <wp:docPr id="3" name="Picture 3" descr="C:\Users\user\Pictures\Pictures\Nikon photos all\139_2017\DSCN8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Pictures\Nikon photos all\139_2017\DSCN863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9314" cy="3969019"/>
                    </a:xfrm>
                    <a:prstGeom prst="rect">
                      <a:avLst/>
                    </a:prstGeom>
                    <a:noFill/>
                    <a:ln>
                      <a:noFill/>
                    </a:ln>
                  </pic:spPr>
                </pic:pic>
              </a:graphicData>
            </a:graphic>
          </wp:inline>
        </w:drawing>
      </w:r>
    </w:p>
    <w:p w14:paraId="5A34C9EB" w14:textId="054F4788" w:rsidR="00FC67ED" w:rsidRDefault="00FC67ED" w:rsidP="00FC67ED">
      <w:pPr>
        <w:pStyle w:val="Caption"/>
      </w:pPr>
      <w:bookmarkStart w:id="110" w:name="_Toc500766204"/>
      <w:r>
        <w:t xml:space="preserve">Figure </w:t>
      </w:r>
      <w:r w:rsidR="009D3D7A">
        <w:fldChar w:fldCharType="begin"/>
      </w:r>
      <w:r w:rsidR="009D3D7A">
        <w:instrText xml:space="preserve"> SEQ Figure \* ARABIC </w:instrText>
      </w:r>
      <w:r w:rsidR="009D3D7A">
        <w:fldChar w:fldCharType="separate"/>
      </w:r>
      <w:r w:rsidR="00515232">
        <w:rPr>
          <w:noProof/>
        </w:rPr>
        <w:t>2</w:t>
      </w:r>
      <w:r w:rsidR="009D3D7A">
        <w:rPr>
          <w:noProof/>
        </w:rPr>
        <w:fldChar w:fldCharType="end"/>
      </w:r>
      <w:ins w:id="111" w:author="Rhodes" w:date="2018-01-21T10:35:00Z">
        <w:r w:rsidR="00416006">
          <w:rPr>
            <w:noProof/>
          </w:rPr>
          <w:t>:</w:t>
        </w:r>
      </w:ins>
      <w:r>
        <w:t xml:space="preserve"> </w:t>
      </w:r>
      <w:r w:rsidRPr="00FC67ED">
        <w:t xml:space="preserve">Above ground woody species measured for height, canopy width and canopy length, on degraded lands on </w:t>
      </w:r>
      <w:proofErr w:type="spellStart"/>
      <w:r w:rsidRPr="00FC67ED">
        <w:t>Tchnuganoo</w:t>
      </w:r>
      <w:proofErr w:type="spellEnd"/>
      <w:r w:rsidRPr="00FC67ED">
        <w:t>.</w:t>
      </w:r>
      <w:bookmarkEnd w:id="110"/>
    </w:p>
    <w:p w14:paraId="36332EA3" w14:textId="77777777" w:rsidR="007D670D" w:rsidRDefault="007D670D">
      <w:r>
        <w:br w:type="page"/>
      </w:r>
    </w:p>
    <w:p w14:paraId="6490FD20" w14:textId="77777777" w:rsidR="005621D3" w:rsidRDefault="005818FD" w:rsidP="005818FD">
      <w:pPr>
        <w:pStyle w:val="Caption"/>
      </w:pPr>
      <w:bookmarkStart w:id="112" w:name="_Toc500766227"/>
      <w:r>
        <w:lastRenderedPageBreak/>
        <w:t xml:space="preserve">Table </w:t>
      </w:r>
      <w:r w:rsidR="009D3D7A">
        <w:fldChar w:fldCharType="begin"/>
      </w:r>
      <w:r w:rsidR="009D3D7A">
        <w:instrText xml:space="preserve"> SEQ Table \* ARABIC </w:instrText>
      </w:r>
      <w:r w:rsidR="009D3D7A">
        <w:fldChar w:fldCharType="separate"/>
      </w:r>
      <w:r w:rsidR="00515232">
        <w:rPr>
          <w:noProof/>
        </w:rPr>
        <w:t>1</w:t>
      </w:r>
      <w:r w:rsidR="009D3D7A">
        <w:rPr>
          <w:noProof/>
        </w:rPr>
        <w:fldChar w:fldCharType="end"/>
      </w:r>
      <w:r>
        <w:t xml:space="preserve">: </w:t>
      </w:r>
      <w:r>
        <w:fldChar w:fldCharType="begin"/>
      </w:r>
      <w:r>
        <w:instrText xml:space="preserve"> TOC \h \z \c "Table" </w:instrText>
      </w:r>
      <w:r>
        <w:fldChar w:fldCharType="end"/>
      </w:r>
      <w:r w:rsidR="007D670D">
        <w:t>Below is a list of</w:t>
      </w:r>
      <w:r>
        <w:t xml:space="preserve"> thicket</w:t>
      </w:r>
      <w:r w:rsidR="007D670D">
        <w:t xml:space="preserve"> species which have allometric equations based on their canopy height, length and breadth. The list is taken from data collected from Van der Vyver’s PHD work (2017).</w:t>
      </w:r>
      <w:bookmarkEnd w:id="112"/>
    </w:p>
    <w:tbl>
      <w:tblPr>
        <w:tblW w:w="7300" w:type="dxa"/>
        <w:tblLook w:val="04A0" w:firstRow="1" w:lastRow="0" w:firstColumn="1" w:lastColumn="0" w:noHBand="0" w:noVBand="1"/>
      </w:tblPr>
      <w:tblGrid>
        <w:gridCol w:w="3580"/>
        <w:gridCol w:w="3720"/>
      </w:tblGrid>
      <w:tr w:rsidR="007D670D" w:rsidRPr="007D670D" w14:paraId="508B6D13" w14:textId="77777777" w:rsidTr="007D670D">
        <w:trPr>
          <w:trHeight w:val="300"/>
        </w:trPr>
        <w:tc>
          <w:tcPr>
            <w:tcW w:w="3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BB3A1" w14:textId="77777777" w:rsidR="007D670D" w:rsidRPr="007D670D" w:rsidRDefault="007D670D" w:rsidP="007D670D">
            <w:pPr>
              <w:spacing w:before="0" w:after="0" w:line="240" w:lineRule="auto"/>
              <w:rPr>
                <w:rFonts w:ascii="Calibri" w:eastAsia="Times New Roman" w:hAnsi="Calibri" w:cs="Calibri"/>
                <w:b/>
                <w:bCs/>
                <w:color w:val="000000"/>
                <w:lang w:val="en-ZA" w:eastAsia="en-ZA"/>
              </w:rPr>
            </w:pPr>
            <w:commentRangeStart w:id="113"/>
            <w:r w:rsidRPr="007D670D">
              <w:rPr>
                <w:rFonts w:ascii="Calibri" w:eastAsia="Times New Roman" w:hAnsi="Calibri" w:cs="Calibri"/>
                <w:b/>
                <w:bCs/>
                <w:color w:val="000000"/>
                <w:lang w:val="en-ZA" w:eastAsia="en-ZA"/>
              </w:rPr>
              <w:t>Species name</w:t>
            </w:r>
            <w:commentRangeEnd w:id="113"/>
            <w:r w:rsidR="008B7645">
              <w:rPr>
                <w:rStyle w:val="CommentReference"/>
              </w:rPr>
              <w:commentReference w:id="113"/>
            </w:r>
          </w:p>
        </w:tc>
        <w:tc>
          <w:tcPr>
            <w:tcW w:w="3720" w:type="dxa"/>
            <w:tcBorders>
              <w:top w:val="single" w:sz="4" w:space="0" w:color="auto"/>
              <w:left w:val="nil"/>
              <w:bottom w:val="single" w:sz="4" w:space="0" w:color="auto"/>
              <w:right w:val="single" w:sz="4" w:space="0" w:color="auto"/>
            </w:tcBorders>
            <w:shd w:val="clear" w:color="auto" w:fill="auto"/>
            <w:noWrap/>
            <w:vAlign w:val="bottom"/>
            <w:hideMark/>
          </w:tcPr>
          <w:p w14:paraId="5836FCC1" w14:textId="77777777" w:rsidR="007D670D" w:rsidRPr="007D670D" w:rsidRDefault="007D670D" w:rsidP="007D670D">
            <w:pPr>
              <w:spacing w:before="0" w:after="0" w:line="240" w:lineRule="auto"/>
              <w:rPr>
                <w:rFonts w:ascii="Calibri" w:eastAsia="Times New Roman" w:hAnsi="Calibri" w:cs="Calibri"/>
                <w:b/>
                <w:bCs/>
                <w:color w:val="000000"/>
                <w:lang w:val="en-ZA" w:eastAsia="en-ZA"/>
              </w:rPr>
            </w:pPr>
            <w:r w:rsidRPr="007D670D">
              <w:rPr>
                <w:rFonts w:ascii="Calibri" w:eastAsia="Times New Roman" w:hAnsi="Calibri" w:cs="Calibri"/>
                <w:b/>
                <w:bCs/>
                <w:color w:val="000000"/>
                <w:lang w:val="en-ZA" w:eastAsia="en-ZA"/>
              </w:rPr>
              <w:t>Species name</w:t>
            </w:r>
          </w:p>
        </w:tc>
      </w:tr>
      <w:tr w:rsidR="007D670D" w:rsidRPr="007D670D" w14:paraId="66F1DEC4"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FE46080" w14:textId="77777777" w:rsidR="007D670D" w:rsidRPr="008B7645" w:rsidRDefault="007D670D" w:rsidP="007D670D">
            <w:pPr>
              <w:spacing w:before="0" w:after="0" w:line="240" w:lineRule="auto"/>
              <w:rPr>
                <w:rFonts w:ascii="Calibri" w:eastAsia="Times New Roman" w:hAnsi="Calibri" w:cs="Calibri"/>
                <w:i/>
                <w:color w:val="000000"/>
                <w:lang w:val="en-ZA" w:eastAsia="en-ZA"/>
                <w:rPrChange w:id="114" w:author="Rhodes" w:date="2018-01-21T10:37:00Z">
                  <w:rPr>
                    <w:rFonts w:ascii="Calibri" w:eastAsia="Times New Roman" w:hAnsi="Calibri" w:cs="Calibri"/>
                    <w:color w:val="000000"/>
                    <w:lang w:val="en-ZA" w:eastAsia="en-ZA"/>
                  </w:rPr>
                </w:rPrChange>
              </w:rPr>
            </w:pPr>
            <w:r w:rsidRPr="008B7645">
              <w:rPr>
                <w:rFonts w:ascii="Calibri" w:eastAsia="Times New Roman" w:hAnsi="Calibri" w:cs="Calibri"/>
                <w:i/>
                <w:color w:val="000000"/>
                <w:lang w:val="en-ZA" w:eastAsia="en-ZA"/>
                <w:rPrChange w:id="115" w:author="Rhodes" w:date="2018-01-21T10:37:00Z">
                  <w:rPr>
                    <w:rFonts w:ascii="Calibri" w:eastAsia="Times New Roman" w:hAnsi="Calibri" w:cs="Calibri"/>
                    <w:color w:val="000000"/>
                    <w:lang w:val="en-ZA" w:eastAsia="en-ZA"/>
                  </w:rPr>
                </w:rPrChange>
              </w:rPr>
              <w:t xml:space="preserve">Aloe striata </w:t>
            </w:r>
          </w:p>
        </w:tc>
        <w:tc>
          <w:tcPr>
            <w:tcW w:w="3720" w:type="dxa"/>
            <w:tcBorders>
              <w:top w:val="nil"/>
              <w:left w:val="nil"/>
              <w:bottom w:val="single" w:sz="4" w:space="0" w:color="auto"/>
              <w:right w:val="single" w:sz="4" w:space="0" w:color="auto"/>
            </w:tcBorders>
            <w:shd w:val="clear" w:color="auto" w:fill="auto"/>
            <w:noWrap/>
            <w:vAlign w:val="bottom"/>
            <w:hideMark/>
          </w:tcPr>
          <w:p w14:paraId="4756C5DF" w14:textId="77777777" w:rsidR="007D670D" w:rsidRPr="007D670D" w:rsidRDefault="007D670D" w:rsidP="007D670D">
            <w:pPr>
              <w:spacing w:before="0" w:after="0" w:line="240" w:lineRule="auto"/>
              <w:rPr>
                <w:rFonts w:ascii="Calibri" w:eastAsia="Times New Roman" w:hAnsi="Calibri" w:cs="Calibri"/>
                <w:color w:val="000000"/>
                <w:lang w:val="en-ZA" w:eastAsia="en-ZA"/>
              </w:rPr>
            </w:pPr>
            <w:proofErr w:type="spellStart"/>
            <w:r w:rsidRPr="008B7645">
              <w:rPr>
                <w:rFonts w:ascii="Calibri" w:eastAsia="Times New Roman" w:hAnsi="Calibri" w:cs="Calibri"/>
                <w:i/>
                <w:color w:val="000000"/>
                <w:lang w:val="en-ZA" w:eastAsia="en-ZA"/>
                <w:rPrChange w:id="116" w:author="Rhodes" w:date="2018-01-21T10:38:00Z">
                  <w:rPr>
                    <w:rFonts w:ascii="Calibri" w:eastAsia="Times New Roman" w:hAnsi="Calibri" w:cs="Calibri"/>
                    <w:color w:val="000000"/>
                    <w:lang w:val="en-ZA" w:eastAsia="en-ZA"/>
                  </w:rPr>
                </w:rPrChange>
              </w:rPr>
              <w:t>Jathropa</w:t>
            </w:r>
            <w:proofErr w:type="spellEnd"/>
            <w:r w:rsidRPr="008B7645">
              <w:rPr>
                <w:rFonts w:ascii="Calibri" w:eastAsia="Times New Roman" w:hAnsi="Calibri" w:cs="Calibri"/>
                <w:i/>
                <w:color w:val="000000"/>
                <w:lang w:val="en-ZA" w:eastAsia="en-ZA"/>
                <w:rPrChange w:id="117" w:author="Rhodes" w:date="2018-01-21T10:38:00Z">
                  <w:rPr>
                    <w:rFonts w:ascii="Calibri" w:eastAsia="Times New Roman" w:hAnsi="Calibri" w:cs="Calibri"/>
                    <w:color w:val="000000"/>
                    <w:lang w:val="en-ZA" w:eastAsia="en-ZA"/>
                  </w:rPr>
                </w:rPrChange>
              </w:rPr>
              <w:t xml:space="preserve"> capensis</w:t>
            </w:r>
            <w:r w:rsidRPr="007D670D">
              <w:rPr>
                <w:rFonts w:ascii="Calibri" w:eastAsia="Times New Roman" w:hAnsi="Calibri" w:cs="Calibri"/>
                <w:color w:val="000000"/>
                <w:lang w:val="en-ZA" w:eastAsia="en-ZA"/>
              </w:rPr>
              <w:t xml:space="preserve"> Kirkwood </w:t>
            </w:r>
          </w:p>
        </w:tc>
      </w:tr>
      <w:tr w:rsidR="007D670D" w:rsidRPr="007D670D" w14:paraId="4B2000FD"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7FBEE7A"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18"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19" w:author="Rhodes" w:date="2018-01-21T11:07:00Z">
                  <w:rPr>
                    <w:rFonts w:ascii="Calibri" w:eastAsia="Times New Roman" w:hAnsi="Calibri" w:cs="Calibri"/>
                    <w:color w:val="000000"/>
                    <w:lang w:val="en-ZA" w:eastAsia="en-ZA"/>
                  </w:rPr>
                </w:rPrChange>
              </w:rPr>
              <w:t xml:space="preserve">Asparagus capensis </w:t>
            </w:r>
          </w:p>
        </w:tc>
        <w:tc>
          <w:tcPr>
            <w:tcW w:w="3720" w:type="dxa"/>
            <w:tcBorders>
              <w:top w:val="nil"/>
              <w:left w:val="nil"/>
              <w:bottom w:val="single" w:sz="4" w:space="0" w:color="auto"/>
              <w:right w:val="single" w:sz="4" w:space="0" w:color="auto"/>
            </w:tcBorders>
            <w:shd w:val="clear" w:color="auto" w:fill="auto"/>
            <w:noWrap/>
            <w:vAlign w:val="bottom"/>
            <w:hideMark/>
          </w:tcPr>
          <w:p w14:paraId="46F8A007" w14:textId="77777777" w:rsidR="007D670D" w:rsidRPr="007D670D" w:rsidRDefault="007D670D" w:rsidP="007D670D">
            <w:pPr>
              <w:spacing w:before="0" w:after="0" w:line="240" w:lineRule="auto"/>
              <w:rPr>
                <w:rFonts w:ascii="Calibri" w:eastAsia="Times New Roman" w:hAnsi="Calibri" w:cs="Calibri"/>
                <w:color w:val="000000"/>
                <w:lang w:val="en-ZA" w:eastAsia="en-ZA"/>
              </w:rPr>
            </w:pPr>
            <w:r w:rsidRPr="008B7645">
              <w:rPr>
                <w:rFonts w:ascii="Calibri" w:eastAsia="Times New Roman" w:hAnsi="Calibri" w:cs="Calibri"/>
                <w:i/>
                <w:color w:val="000000"/>
                <w:lang w:val="en-ZA" w:eastAsia="en-ZA"/>
                <w:rPrChange w:id="120" w:author="Rhodes" w:date="2018-01-21T10:38:00Z">
                  <w:rPr>
                    <w:rFonts w:ascii="Calibri" w:eastAsia="Times New Roman" w:hAnsi="Calibri" w:cs="Calibri"/>
                    <w:color w:val="000000"/>
                    <w:lang w:val="en-ZA" w:eastAsia="en-ZA"/>
                  </w:rPr>
                </w:rPrChange>
              </w:rPr>
              <w:t>Lycium cinereum</w:t>
            </w:r>
            <w:r w:rsidRPr="007D670D">
              <w:rPr>
                <w:rFonts w:ascii="Calibri" w:eastAsia="Times New Roman" w:hAnsi="Calibri" w:cs="Calibri"/>
                <w:color w:val="000000"/>
                <w:lang w:val="en-ZA" w:eastAsia="en-ZA"/>
              </w:rPr>
              <w:t xml:space="preserve"> </w:t>
            </w:r>
            <w:proofErr w:type="spellStart"/>
            <w:r w:rsidRPr="007D670D">
              <w:rPr>
                <w:rFonts w:ascii="Calibri" w:eastAsia="Times New Roman" w:hAnsi="Calibri" w:cs="Calibri"/>
                <w:color w:val="000000"/>
                <w:lang w:val="en-ZA" w:eastAsia="en-ZA"/>
              </w:rPr>
              <w:t>Calitzdorp</w:t>
            </w:r>
            <w:proofErr w:type="spellEnd"/>
            <w:r w:rsidRPr="007D670D">
              <w:rPr>
                <w:rFonts w:ascii="Calibri" w:eastAsia="Times New Roman" w:hAnsi="Calibri" w:cs="Calibri"/>
                <w:color w:val="000000"/>
                <w:lang w:val="en-ZA" w:eastAsia="en-ZA"/>
              </w:rPr>
              <w:t xml:space="preserve"> </w:t>
            </w:r>
          </w:p>
        </w:tc>
      </w:tr>
      <w:tr w:rsidR="007D670D" w:rsidRPr="007D670D" w14:paraId="40195CEA"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5D2B896"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21"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22" w:author="Rhodes" w:date="2018-01-21T11:07:00Z">
                  <w:rPr>
                    <w:rFonts w:ascii="Calibri" w:eastAsia="Times New Roman" w:hAnsi="Calibri" w:cs="Calibri"/>
                    <w:color w:val="000000"/>
                    <w:lang w:val="en-ZA" w:eastAsia="en-ZA"/>
                  </w:rPr>
                </w:rPrChange>
              </w:rPr>
              <w:t xml:space="preserve">Azima tetracantha </w:t>
            </w:r>
          </w:p>
        </w:tc>
        <w:tc>
          <w:tcPr>
            <w:tcW w:w="3720" w:type="dxa"/>
            <w:tcBorders>
              <w:top w:val="nil"/>
              <w:left w:val="nil"/>
              <w:bottom w:val="single" w:sz="4" w:space="0" w:color="auto"/>
              <w:right w:val="single" w:sz="4" w:space="0" w:color="auto"/>
            </w:tcBorders>
            <w:shd w:val="clear" w:color="auto" w:fill="auto"/>
            <w:noWrap/>
            <w:vAlign w:val="bottom"/>
            <w:hideMark/>
          </w:tcPr>
          <w:p w14:paraId="200021B2" w14:textId="77777777" w:rsidR="007D670D" w:rsidRPr="007D670D" w:rsidRDefault="007D670D" w:rsidP="007D670D">
            <w:pPr>
              <w:spacing w:before="0" w:after="0" w:line="240" w:lineRule="auto"/>
              <w:rPr>
                <w:rFonts w:ascii="Calibri" w:eastAsia="Times New Roman" w:hAnsi="Calibri" w:cs="Calibri"/>
                <w:color w:val="000000"/>
                <w:lang w:val="en-ZA" w:eastAsia="en-ZA"/>
              </w:rPr>
            </w:pPr>
            <w:r w:rsidRPr="008B7645">
              <w:rPr>
                <w:rFonts w:ascii="Calibri" w:eastAsia="Times New Roman" w:hAnsi="Calibri" w:cs="Calibri"/>
                <w:i/>
                <w:color w:val="000000"/>
                <w:lang w:val="en-ZA" w:eastAsia="en-ZA"/>
                <w:rPrChange w:id="123" w:author="Rhodes" w:date="2018-01-21T10:38:00Z">
                  <w:rPr>
                    <w:rFonts w:ascii="Calibri" w:eastAsia="Times New Roman" w:hAnsi="Calibri" w:cs="Calibri"/>
                    <w:color w:val="000000"/>
                    <w:lang w:val="en-ZA" w:eastAsia="en-ZA"/>
                  </w:rPr>
                </w:rPrChange>
              </w:rPr>
              <w:t>Malephora lutea</w:t>
            </w:r>
            <w:r w:rsidRPr="007D670D">
              <w:rPr>
                <w:rFonts w:ascii="Calibri" w:eastAsia="Times New Roman" w:hAnsi="Calibri" w:cs="Calibri"/>
                <w:color w:val="000000"/>
                <w:lang w:val="en-ZA" w:eastAsia="en-ZA"/>
              </w:rPr>
              <w:t xml:space="preserve"> </w:t>
            </w:r>
            <w:proofErr w:type="spellStart"/>
            <w:r w:rsidRPr="007D670D">
              <w:rPr>
                <w:rFonts w:ascii="Calibri" w:eastAsia="Times New Roman" w:hAnsi="Calibri" w:cs="Calibri"/>
                <w:color w:val="000000"/>
                <w:lang w:val="en-ZA" w:eastAsia="en-ZA"/>
              </w:rPr>
              <w:t>Calitzdorp</w:t>
            </w:r>
            <w:proofErr w:type="spellEnd"/>
            <w:r w:rsidRPr="007D670D">
              <w:rPr>
                <w:rFonts w:ascii="Calibri" w:eastAsia="Times New Roman" w:hAnsi="Calibri" w:cs="Calibri"/>
                <w:color w:val="000000"/>
                <w:lang w:val="en-ZA" w:eastAsia="en-ZA"/>
              </w:rPr>
              <w:t xml:space="preserve"> </w:t>
            </w:r>
          </w:p>
        </w:tc>
      </w:tr>
      <w:tr w:rsidR="007D670D" w:rsidRPr="007D670D" w14:paraId="52373CB2"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80E6024"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24"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25" w:author="Rhodes" w:date="2018-01-21T11:07:00Z">
                  <w:rPr>
                    <w:rFonts w:ascii="Calibri" w:eastAsia="Times New Roman" w:hAnsi="Calibri" w:cs="Calibri"/>
                    <w:color w:val="000000"/>
                    <w:lang w:val="en-ZA" w:eastAsia="en-ZA"/>
                  </w:rPr>
                </w:rPrChange>
              </w:rPr>
              <w:t xml:space="preserve">Blepharis capensis* </w:t>
            </w:r>
          </w:p>
        </w:tc>
        <w:tc>
          <w:tcPr>
            <w:tcW w:w="3720" w:type="dxa"/>
            <w:tcBorders>
              <w:top w:val="nil"/>
              <w:left w:val="nil"/>
              <w:bottom w:val="single" w:sz="4" w:space="0" w:color="auto"/>
              <w:right w:val="single" w:sz="4" w:space="0" w:color="auto"/>
            </w:tcBorders>
            <w:shd w:val="clear" w:color="auto" w:fill="auto"/>
            <w:noWrap/>
            <w:vAlign w:val="bottom"/>
            <w:hideMark/>
          </w:tcPr>
          <w:p w14:paraId="4A8B0478" w14:textId="77777777" w:rsidR="007D670D" w:rsidRPr="008B7645" w:rsidRDefault="007D670D" w:rsidP="007D670D">
            <w:pPr>
              <w:spacing w:before="0" w:after="0" w:line="240" w:lineRule="auto"/>
              <w:rPr>
                <w:rFonts w:ascii="Calibri" w:eastAsia="Times New Roman" w:hAnsi="Calibri" w:cs="Calibri"/>
                <w:i/>
                <w:color w:val="000000"/>
                <w:lang w:val="en-ZA" w:eastAsia="en-ZA"/>
                <w:rPrChange w:id="126" w:author="Rhodes" w:date="2018-01-21T10:38:00Z">
                  <w:rPr>
                    <w:rFonts w:ascii="Calibri" w:eastAsia="Times New Roman" w:hAnsi="Calibri" w:cs="Calibri"/>
                    <w:color w:val="000000"/>
                    <w:lang w:val="en-ZA" w:eastAsia="en-ZA"/>
                  </w:rPr>
                </w:rPrChange>
              </w:rPr>
            </w:pPr>
            <w:r w:rsidRPr="00F84CD8">
              <w:rPr>
                <w:rFonts w:ascii="Calibri" w:eastAsia="Times New Roman" w:hAnsi="Calibri" w:cs="Calibri"/>
                <w:i/>
                <w:color w:val="000000"/>
                <w:highlight w:val="yellow"/>
                <w:lang w:val="en-ZA" w:eastAsia="en-ZA"/>
                <w:rPrChange w:id="127" w:author="Rhodes" w:date="2018-01-21T11:09:00Z">
                  <w:rPr>
                    <w:rFonts w:ascii="Calibri" w:eastAsia="Times New Roman" w:hAnsi="Calibri" w:cs="Calibri"/>
                    <w:color w:val="000000"/>
                    <w:lang w:val="en-ZA" w:eastAsia="en-ZA"/>
                  </w:rPr>
                </w:rPrChange>
              </w:rPr>
              <w:t>Mesembryanthemum guerichianum</w:t>
            </w:r>
            <w:r w:rsidRPr="008B7645">
              <w:rPr>
                <w:rFonts w:ascii="Calibri" w:eastAsia="Times New Roman" w:hAnsi="Calibri" w:cs="Calibri"/>
                <w:i/>
                <w:color w:val="000000"/>
                <w:lang w:val="en-ZA" w:eastAsia="en-ZA"/>
                <w:rPrChange w:id="128" w:author="Rhodes" w:date="2018-01-21T10:38:00Z">
                  <w:rPr>
                    <w:rFonts w:ascii="Calibri" w:eastAsia="Times New Roman" w:hAnsi="Calibri" w:cs="Calibri"/>
                    <w:color w:val="000000"/>
                    <w:lang w:val="en-ZA" w:eastAsia="en-ZA"/>
                  </w:rPr>
                </w:rPrChange>
              </w:rPr>
              <w:t xml:space="preserve"> </w:t>
            </w:r>
          </w:p>
        </w:tc>
      </w:tr>
      <w:tr w:rsidR="007D670D" w:rsidRPr="007D670D" w14:paraId="2C70204D"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C204EFC"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29"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30" w:author="Rhodes" w:date="2018-01-21T11:07:00Z">
                  <w:rPr>
                    <w:rFonts w:ascii="Calibri" w:eastAsia="Times New Roman" w:hAnsi="Calibri" w:cs="Calibri"/>
                    <w:color w:val="000000"/>
                    <w:lang w:val="en-ZA" w:eastAsia="en-ZA"/>
                  </w:rPr>
                </w:rPrChange>
              </w:rPr>
              <w:t xml:space="preserve">Boscia oleoides </w:t>
            </w:r>
          </w:p>
        </w:tc>
        <w:tc>
          <w:tcPr>
            <w:tcW w:w="3720" w:type="dxa"/>
            <w:tcBorders>
              <w:top w:val="nil"/>
              <w:left w:val="nil"/>
              <w:bottom w:val="single" w:sz="4" w:space="0" w:color="auto"/>
              <w:right w:val="single" w:sz="4" w:space="0" w:color="auto"/>
            </w:tcBorders>
            <w:shd w:val="clear" w:color="auto" w:fill="auto"/>
            <w:noWrap/>
            <w:vAlign w:val="bottom"/>
            <w:hideMark/>
          </w:tcPr>
          <w:p w14:paraId="6E82D69C" w14:textId="77777777" w:rsidR="007D670D" w:rsidRPr="00F84CD8" w:rsidRDefault="007D670D" w:rsidP="007D670D">
            <w:pPr>
              <w:spacing w:before="0" w:after="0" w:line="240" w:lineRule="auto"/>
              <w:rPr>
                <w:rFonts w:ascii="Calibri" w:eastAsia="Times New Roman" w:hAnsi="Calibri" w:cs="Calibri"/>
                <w:i/>
                <w:color w:val="000000"/>
                <w:lang w:val="en-ZA" w:eastAsia="en-ZA"/>
                <w:rPrChange w:id="131" w:author="Rhodes" w:date="2018-01-21T11:08:00Z">
                  <w:rPr>
                    <w:rFonts w:ascii="Calibri" w:eastAsia="Times New Roman" w:hAnsi="Calibri" w:cs="Calibri"/>
                    <w:color w:val="000000"/>
                    <w:lang w:val="en-ZA" w:eastAsia="en-ZA"/>
                  </w:rPr>
                </w:rPrChange>
              </w:rPr>
            </w:pPr>
            <w:r w:rsidRPr="00F84CD8">
              <w:rPr>
                <w:rFonts w:ascii="Calibri" w:eastAsia="Times New Roman" w:hAnsi="Calibri" w:cs="Calibri"/>
                <w:i/>
                <w:color w:val="000000"/>
                <w:highlight w:val="yellow"/>
                <w:lang w:val="en-ZA" w:eastAsia="en-ZA"/>
                <w:rPrChange w:id="132" w:author="Rhodes" w:date="2018-01-21T11:09:00Z">
                  <w:rPr>
                    <w:rFonts w:ascii="Calibri" w:eastAsia="Times New Roman" w:hAnsi="Calibri" w:cs="Calibri"/>
                    <w:color w:val="000000"/>
                    <w:lang w:val="en-ZA" w:eastAsia="en-ZA"/>
                  </w:rPr>
                </w:rPrChange>
              </w:rPr>
              <w:t>Panicum maximum*</w:t>
            </w:r>
            <w:r w:rsidRPr="00F84CD8">
              <w:rPr>
                <w:rFonts w:ascii="Calibri" w:eastAsia="Times New Roman" w:hAnsi="Calibri" w:cs="Calibri"/>
                <w:i/>
                <w:color w:val="000000"/>
                <w:lang w:val="en-ZA" w:eastAsia="en-ZA"/>
                <w:rPrChange w:id="133" w:author="Rhodes" w:date="2018-01-21T11:08:00Z">
                  <w:rPr>
                    <w:rFonts w:ascii="Calibri" w:eastAsia="Times New Roman" w:hAnsi="Calibri" w:cs="Calibri"/>
                    <w:color w:val="000000"/>
                    <w:lang w:val="en-ZA" w:eastAsia="en-ZA"/>
                  </w:rPr>
                </w:rPrChange>
              </w:rPr>
              <w:t xml:space="preserve"> </w:t>
            </w:r>
          </w:p>
        </w:tc>
      </w:tr>
      <w:tr w:rsidR="007D670D" w:rsidRPr="007D670D" w14:paraId="5A539D9C"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493E6BD"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34"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35" w:author="Rhodes" w:date="2018-01-21T11:07:00Z">
                  <w:rPr>
                    <w:rFonts w:ascii="Calibri" w:eastAsia="Times New Roman" w:hAnsi="Calibri" w:cs="Calibri"/>
                    <w:color w:val="000000"/>
                    <w:lang w:val="en-ZA" w:eastAsia="en-ZA"/>
                  </w:rPr>
                </w:rPrChange>
              </w:rPr>
              <w:t xml:space="preserve">Brachylaena ilicifolia </w:t>
            </w:r>
          </w:p>
        </w:tc>
        <w:tc>
          <w:tcPr>
            <w:tcW w:w="3720" w:type="dxa"/>
            <w:tcBorders>
              <w:top w:val="nil"/>
              <w:left w:val="nil"/>
              <w:bottom w:val="single" w:sz="4" w:space="0" w:color="auto"/>
              <w:right w:val="single" w:sz="4" w:space="0" w:color="auto"/>
            </w:tcBorders>
            <w:shd w:val="clear" w:color="auto" w:fill="auto"/>
            <w:noWrap/>
            <w:vAlign w:val="bottom"/>
            <w:hideMark/>
          </w:tcPr>
          <w:p w14:paraId="1907C66A" w14:textId="77777777" w:rsidR="007D670D" w:rsidRPr="00F84CD8" w:rsidRDefault="007D670D" w:rsidP="007D670D">
            <w:pPr>
              <w:spacing w:before="0" w:after="0" w:line="240" w:lineRule="auto"/>
              <w:rPr>
                <w:rFonts w:ascii="Calibri" w:eastAsia="Times New Roman" w:hAnsi="Calibri" w:cs="Calibri"/>
                <w:i/>
                <w:color w:val="000000"/>
                <w:lang w:val="en-ZA" w:eastAsia="en-ZA"/>
                <w:rPrChange w:id="136" w:author="Rhodes" w:date="2018-01-21T11:08:00Z">
                  <w:rPr>
                    <w:rFonts w:ascii="Calibri" w:eastAsia="Times New Roman" w:hAnsi="Calibri" w:cs="Calibri"/>
                    <w:color w:val="000000"/>
                    <w:lang w:val="en-ZA" w:eastAsia="en-ZA"/>
                  </w:rPr>
                </w:rPrChange>
              </w:rPr>
            </w:pPr>
            <w:r w:rsidRPr="00F84CD8">
              <w:rPr>
                <w:rFonts w:ascii="Calibri" w:eastAsia="Times New Roman" w:hAnsi="Calibri" w:cs="Calibri"/>
                <w:i/>
                <w:color w:val="000000"/>
                <w:lang w:val="en-ZA" w:eastAsia="en-ZA"/>
                <w:rPrChange w:id="137" w:author="Rhodes" w:date="2018-01-21T11:08:00Z">
                  <w:rPr>
                    <w:rFonts w:ascii="Calibri" w:eastAsia="Times New Roman" w:hAnsi="Calibri" w:cs="Calibri"/>
                    <w:color w:val="000000"/>
                    <w:lang w:val="en-ZA" w:eastAsia="en-ZA"/>
                  </w:rPr>
                </w:rPrChange>
              </w:rPr>
              <w:t xml:space="preserve">Pappea capensis </w:t>
            </w:r>
          </w:p>
        </w:tc>
      </w:tr>
      <w:tr w:rsidR="007D670D" w:rsidRPr="007D670D" w14:paraId="5992D4DE"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4D23FFD"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38"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39" w:author="Rhodes" w:date="2018-01-21T11:07:00Z">
                  <w:rPr>
                    <w:rFonts w:ascii="Calibri" w:eastAsia="Times New Roman" w:hAnsi="Calibri" w:cs="Calibri"/>
                    <w:color w:val="000000"/>
                    <w:lang w:val="en-ZA" w:eastAsia="en-ZA"/>
                  </w:rPr>
                </w:rPrChange>
              </w:rPr>
              <w:t xml:space="preserve">Capparis sepiaria </w:t>
            </w:r>
          </w:p>
        </w:tc>
        <w:tc>
          <w:tcPr>
            <w:tcW w:w="3720" w:type="dxa"/>
            <w:tcBorders>
              <w:top w:val="nil"/>
              <w:left w:val="nil"/>
              <w:bottom w:val="single" w:sz="4" w:space="0" w:color="auto"/>
              <w:right w:val="single" w:sz="4" w:space="0" w:color="auto"/>
            </w:tcBorders>
            <w:shd w:val="clear" w:color="auto" w:fill="auto"/>
            <w:noWrap/>
            <w:vAlign w:val="bottom"/>
            <w:hideMark/>
          </w:tcPr>
          <w:p w14:paraId="20EDB058" w14:textId="77777777" w:rsidR="007D670D" w:rsidRPr="00F84CD8" w:rsidRDefault="007D670D" w:rsidP="007D670D">
            <w:pPr>
              <w:spacing w:before="0" w:after="0" w:line="240" w:lineRule="auto"/>
              <w:rPr>
                <w:rFonts w:ascii="Calibri" w:eastAsia="Times New Roman" w:hAnsi="Calibri" w:cs="Calibri"/>
                <w:i/>
                <w:color w:val="000000"/>
                <w:lang w:val="en-ZA" w:eastAsia="en-ZA"/>
                <w:rPrChange w:id="140" w:author="Rhodes" w:date="2018-01-21T11:08:00Z">
                  <w:rPr>
                    <w:rFonts w:ascii="Calibri" w:eastAsia="Times New Roman" w:hAnsi="Calibri" w:cs="Calibri"/>
                    <w:color w:val="000000"/>
                    <w:lang w:val="en-ZA" w:eastAsia="en-ZA"/>
                  </w:rPr>
                </w:rPrChange>
              </w:rPr>
            </w:pPr>
            <w:r w:rsidRPr="00F84CD8">
              <w:rPr>
                <w:rFonts w:ascii="Calibri" w:eastAsia="Times New Roman" w:hAnsi="Calibri" w:cs="Calibri"/>
                <w:i/>
                <w:color w:val="000000"/>
                <w:lang w:val="en-ZA" w:eastAsia="en-ZA"/>
                <w:rPrChange w:id="141" w:author="Rhodes" w:date="2018-01-21T11:08:00Z">
                  <w:rPr>
                    <w:rFonts w:ascii="Calibri" w:eastAsia="Times New Roman" w:hAnsi="Calibri" w:cs="Calibri"/>
                    <w:color w:val="000000"/>
                    <w:lang w:val="en-ZA" w:eastAsia="en-ZA"/>
                  </w:rPr>
                </w:rPrChange>
              </w:rPr>
              <w:t xml:space="preserve">Portulacaria afra </w:t>
            </w:r>
          </w:p>
        </w:tc>
      </w:tr>
      <w:tr w:rsidR="007D670D" w:rsidRPr="007D670D" w14:paraId="28DC60AE"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70FD2BA0"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42"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43" w:author="Rhodes" w:date="2018-01-21T11:07:00Z">
                  <w:rPr>
                    <w:rFonts w:ascii="Calibri" w:eastAsia="Times New Roman" w:hAnsi="Calibri" w:cs="Calibri"/>
                    <w:color w:val="000000"/>
                    <w:lang w:val="en-ZA" w:eastAsia="en-ZA"/>
                  </w:rPr>
                </w:rPrChange>
              </w:rPr>
              <w:t xml:space="preserve">Carissa haematocarpa </w:t>
            </w:r>
          </w:p>
        </w:tc>
        <w:tc>
          <w:tcPr>
            <w:tcW w:w="3720" w:type="dxa"/>
            <w:tcBorders>
              <w:top w:val="nil"/>
              <w:left w:val="nil"/>
              <w:bottom w:val="single" w:sz="4" w:space="0" w:color="auto"/>
              <w:right w:val="single" w:sz="4" w:space="0" w:color="auto"/>
            </w:tcBorders>
            <w:shd w:val="clear" w:color="auto" w:fill="auto"/>
            <w:noWrap/>
            <w:vAlign w:val="bottom"/>
            <w:hideMark/>
          </w:tcPr>
          <w:p w14:paraId="3B7F974E" w14:textId="77777777" w:rsidR="007D670D" w:rsidRPr="00F84CD8" w:rsidRDefault="007D670D" w:rsidP="007D670D">
            <w:pPr>
              <w:spacing w:before="0" w:after="0" w:line="240" w:lineRule="auto"/>
              <w:rPr>
                <w:rFonts w:ascii="Calibri" w:eastAsia="Times New Roman" w:hAnsi="Calibri" w:cs="Calibri"/>
                <w:i/>
                <w:color w:val="000000"/>
                <w:lang w:val="en-ZA" w:eastAsia="en-ZA"/>
                <w:rPrChange w:id="144" w:author="Rhodes" w:date="2018-01-21T11:08:00Z">
                  <w:rPr>
                    <w:rFonts w:ascii="Calibri" w:eastAsia="Times New Roman" w:hAnsi="Calibri" w:cs="Calibri"/>
                    <w:color w:val="000000"/>
                    <w:lang w:val="en-ZA" w:eastAsia="en-ZA"/>
                  </w:rPr>
                </w:rPrChange>
              </w:rPr>
            </w:pPr>
            <w:r w:rsidRPr="00F84CD8">
              <w:rPr>
                <w:rFonts w:ascii="Calibri" w:eastAsia="Times New Roman" w:hAnsi="Calibri" w:cs="Calibri"/>
                <w:i/>
                <w:color w:val="000000"/>
                <w:lang w:val="en-ZA" w:eastAsia="en-ZA"/>
                <w:rPrChange w:id="145" w:author="Rhodes" w:date="2018-01-21T11:08:00Z">
                  <w:rPr>
                    <w:rFonts w:ascii="Calibri" w:eastAsia="Times New Roman" w:hAnsi="Calibri" w:cs="Calibri"/>
                    <w:color w:val="000000"/>
                    <w:lang w:val="en-ZA" w:eastAsia="en-ZA"/>
                  </w:rPr>
                </w:rPrChange>
              </w:rPr>
              <w:t xml:space="preserve">Psilocaulon junceum </w:t>
            </w:r>
          </w:p>
        </w:tc>
      </w:tr>
      <w:tr w:rsidR="007D670D" w:rsidRPr="007D670D" w14:paraId="0BBA9151"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975C8C8"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46"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47" w:author="Rhodes" w:date="2018-01-21T11:07:00Z">
                  <w:rPr>
                    <w:rFonts w:ascii="Calibri" w:eastAsia="Times New Roman" w:hAnsi="Calibri" w:cs="Calibri"/>
                    <w:color w:val="000000"/>
                    <w:lang w:val="en-ZA" w:eastAsia="en-ZA"/>
                  </w:rPr>
                </w:rPrChange>
              </w:rPr>
              <w:t xml:space="preserve">Cotyledon velutina </w:t>
            </w:r>
          </w:p>
        </w:tc>
        <w:tc>
          <w:tcPr>
            <w:tcW w:w="3720" w:type="dxa"/>
            <w:tcBorders>
              <w:top w:val="nil"/>
              <w:left w:val="nil"/>
              <w:bottom w:val="single" w:sz="4" w:space="0" w:color="auto"/>
              <w:right w:val="single" w:sz="4" w:space="0" w:color="auto"/>
            </w:tcBorders>
            <w:shd w:val="clear" w:color="auto" w:fill="auto"/>
            <w:noWrap/>
            <w:vAlign w:val="bottom"/>
            <w:hideMark/>
          </w:tcPr>
          <w:p w14:paraId="26A464C5" w14:textId="77777777" w:rsidR="007D670D" w:rsidRPr="00F84CD8" w:rsidRDefault="007D670D" w:rsidP="007D670D">
            <w:pPr>
              <w:spacing w:before="0" w:after="0" w:line="240" w:lineRule="auto"/>
              <w:rPr>
                <w:rFonts w:ascii="Calibri" w:eastAsia="Times New Roman" w:hAnsi="Calibri" w:cs="Calibri"/>
                <w:i/>
                <w:color w:val="000000"/>
                <w:lang w:val="en-ZA" w:eastAsia="en-ZA"/>
                <w:rPrChange w:id="148" w:author="Rhodes" w:date="2018-01-21T11:08:00Z">
                  <w:rPr>
                    <w:rFonts w:ascii="Calibri" w:eastAsia="Times New Roman" w:hAnsi="Calibri" w:cs="Calibri"/>
                    <w:color w:val="000000"/>
                    <w:lang w:val="en-ZA" w:eastAsia="en-ZA"/>
                  </w:rPr>
                </w:rPrChange>
              </w:rPr>
            </w:pPr>
            <w:r w:rsidRPr="00F84CD8">
              <w:rPr>
                <w:rFonts w:ascii="Calibri" w:eastAsia="Times New Roman" w:hAnsi="Calibri" w:cs="Calibri"/>
                <w:i/>
                <w:color w:val="000000"/>
                <w:lang w:val="en-ZA" w:eastAsia="en-ZA"/>
                <w:rPrChange w:id="149" w:author="Rhodes" w:date="2018-01-21T11:08:00Z">
                  <w:rPr>
                    <w:rFonts w:ascii="Calibri" w:eastAsia="Times New Roman" w:hAnsi="Calibri" w:cs="Calibri"/>
                    <w:color w:val="000000"/>
                    <w:lang w:val="en-ZA" w:eastAsia="en-ZA"/>
                  </w:rPr>
                </w:rPrChange>
              </w:rPr>
              <w:t xml:space="preserve">Ptaeroxylon obliquum </w:t>
            </w:r>
          </w:p>
        </w:tc>
      </w:tr>
      <w:tr w:rsidR="007D670D" w:rsidRPr="007D670D" w14:paraId="4F11705F"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F65894D"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50"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51" w:author="Rhodes" w:date="2018-01-21T11:07:00Z">
                  <w:rPr>
                    <w:rFonts w:ascii="Calibri" w:eastAsia="Times New Roman" w:hAnsi="Calibri" w:cs="Calibri"/>
                    <w:color w:val="000000"/>
                    <w:lang w:val="en-ZA" w:eastAsia="en-ZA"/>
                  </w:rPr>
                </w:rPrChange>
              </w:rPr>
              <w:t xml:space="preserve">Crassula </w:t>
            </w:r>
            <w:proofErr w:type="spellStart"/>
            <w:r w:rsidRPr="002C18CC">
              <w:rPr>
                <w:rFonts w:ascii="Calibri" w:eastAsia="Times New Roman" w:hAnsi="Calibri" w:cs="Calibri"/>
                <w:i/>
                <w:color w:val="000000"/>
                <w:lang w:val="en-ZA" w:eastAsia="en-ZA"/>
                <w:rPrChange w:id="152" w:author="Rhodes" w:date="2018-01-21T11:07:00Z">
                  <w:rPr>
                    <w:rFonts w:ascii="Calibri" w:eastAsia="Times New Roman" w:hAnsi="Calibri" w:cs="Calibri"/>
                    <w:color w:val="000000"/>
                    <w:lang w:val="en-ZA" w:eastAsia="en-ZA"/>
                  </w:rPr>
                </w:rPrChange>
              </w:rPr>
              <w:t>mesembryanthemoides</w:t>
            </w:r>
            <w:proofErr w:type="spellEnd"/>
            <w:r w:rsidRPr="002C18CC">
              <w:rPr>
                <w:rFonts w:ascii="Calibri" w:eastAsia="Times New Roman" w:hAnsi="Calibri" w:cs="Calibri"/>
                <w:i/>
                <w:color w:val="000000"/>
                <w:lang w:val="en-ZA" w:eastAsia="en-ZA"/>
                <w:rPrChange w:id="153" w:author="Rhodes" w:date="2018-01-21T11:07:00Z">
                  <w:rPr>
                    <w:rFonts w:ascii="Calibri" w:eastAsia="Times New Roman" w:hAnsi="Calibri" w:cs="Calibri"/>
                    <w:color w:val="000000"/>
                    <w:lang w:val="en-ZA" w:eastAsia="en-ZA"/>
                  </w:rPr>
                </w:rPrChange>
              </w:rPr>
              <w:t xml:space="preserve"> </w:t>
            </w:r>
          </w:p>
        </w:tc>
        <w:tc>
          <w:tcPr>
            <w:tcW w:w="3720" w:type="dxa"/>
            <w:tcBorders>
              <w:top w:val="nil"/>
              <w:left w:val="nil"/>
              <w:bottom w:val="single" w:sz="4" w:space="0" w:color="auto"/>
              <w:right w:val="single" w:sz="4" w:space="0" w:color="auto"/>
            </w:tcBorders>
            <w:shd w:val="clear" w:color="auto" w:fill="auto"/>
            <w:noWrap/>
            <w:vAlign w:val="bottom"/>
            <w:hideMark/>
          </w:tcPr>
          <w:p w14:paraId="4550FD47" w14:textId="77777777" w:rsidR="007D670D" w:rsidRPr="00F84CD8" w:rsidRDefault="007D670D" w:rsidP="007D670D">
            <w:pPr>
              <w:spacing w:before="0" w:after="0" w:line="240" w:lineRule="auto"/>
              <w:rPr>
                <w:rFonts w:ascii="Calibri" w:eastAsia="Times New Roman" w:hAnsi="Calibri" w:cs="Calibri"/>
                <w:i/>
                <w:color w:val="000000"/>
                <w:lang w:val="en-ZA" w:eastAsia="en-ZA"/>
                <w:rPrChange w:id="154" w:author="Rhodes" w:date="2018-01-21T11:08:00Z">
                  <w:rPr>
                    <w:rFonts w:ascii="Calibri" w:eastAsia="Times New Roman" w:hAnsi="Calibri" w:cs="Calibri"/>
                    <w:color w:val="000000"/>
                    <w:lang w:val="en-ZA" w:eastAsia="en-ZA"/>
                  </w:rPr>
                </w:rPrChange>
              </w:rPr>
            </w:pPr>
            <w:r w:rsidRPr="00F84CD8">
              <w:rPr>
                <w:rFonts w:ascii="Calibri" w:eastAsia="Times New Roman" w:hAnsi="Calibri" w:cs="Calibri"/>
                <w:i/>
                <w:color w:val="000000"/>
                <w:lang w:val="en-ZA" w:eastAsia="en-ZA"/>
                <w:rPrChange w:id="155" w:author="Rhodes" w:date="2018-01-21T11:08:00Z">
                  <w:rPr>
                    <w:rFonts w:ascii="Calibri" w:eastAsia="Times New Roman" w:hAnsi="Calibri" w:cs="Calibri"/>
                    <w:color w:val="000000"/>
                    <w:lang w:val="en-ZA" w:eastAsia="en-ZA"/>
                  </w:rPr>
                </w:rPrChange>
              </w:rPr>
              <w:t xml:space="preserve">Pteronia incana </w:t>
            </w:r>
          </w:p>
        </w:tc>
      </w:tr>
      <w:tr w:rsidR="007D670D" w:rsidRPr="007D670D" w14:paraId="55F98733"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B10D5B5"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56" w:author="Rhodes" w:date="2018-01-21T11:07:00Z">
                  <w:rPr>
                    <w:rFonts w:ascii="Calibri" w:eastAsia="Times New Roman" w:hAnsi="Calibri" w:cs="Calibri"/>
                    <w:color w:val="000000"/>
                    <w:lang w:val="en-ZA" w:eastAsia="en-ZA"/>
                  </w:rPr>
                </w:rPrChange>
              </w:rPr>
            </w:pPr>
            <w:r w:rsidRPr="00F84CD8">
              <w:rPr>
                <w:rFonts w:ascii="Calibri" w:eastAsia="Times New Roman" w:hAnsi="Calibri" w:cs="Calibri"/>
                <w:i/>
                <w:color w:val="000000"/>
                <w:highlight w:val="yellow"/>
                <w:lang w:val="en-ZA" w:eastAsia="en-ZA"/>
                <w:rPrChange w:id="157" w:author="Rhodes" w:date="2018-01-21T11:09:00Z">
                  <w:rPr>
                    <w:rFonts w:ascii="Calibri" w:eastAsia="Times New Roman" w:hAnsi="Calibri" w:cs="Calibri"/>
                    <w:color w:val="000000"/>
                    <w:lang w:val="en-ZA" w:eastAsia="en-ZA"/>
                  </w:rPr>
                </w:rPrChange>
              </w:rPr>
              <w:t>Crassula muscosa</w:t>
            </w:r>
            <w:r w:rsidRPr="002C18CC">
              <w:rPr>
                <w:rFonts w:ascii="Calibri" w:eastAsia="Times New Roman" w:hAnsi="Calibri" w:cs="Calibri"/>
                <w:i/>
                <w:color w:val="000000"/>
                <w:lang w:val="en-ZA" w:eastAsia="en-ZA"/>
                <w:rPrChange w:id="158" w:author="Rhodes" w:date="2018-01-21T11:07:00Z">
                  <w:rPr>
                    <w:rFonts w:ascii="Calibri" w:eastAsia="Times New Roman" w:hAnsi="Calibri" w:cs="Calibri"/>
                    <w:color w:val="000000"/>
                    <w:lang w:val="en-ZA" w:eastAsia="en-ZA"/>
                  </w:rPr>
                </w:rPrChange>
              </w:rPr>
              <w:t xml:space="preserve"> </w:t>
            </w:r>
          </w:p>
        </w:tc>
        <w:tc>
          <w:tcPr>
            <w:tcW w:w="3720" w:type="dxa"/>
            <w:tcBorders>
              <w:top w:val="nil"/>
              <w:left w:val="nil"/>
              <w:bottom w:val="single" w:sz="4" w:space="0" w:color="auto"/>
              <w:right w:val="single" w:sz="4" w:space="0" w:color="auto"/>
            </w:tcBorders>
            <w:shd w:val="clear" w:color="auto" w:fill="auto"/>
            <w:noWrap/>
            <w:vAlign w:val="bottom"/>
            <w:hideMark/>
          </w:tcPr>
          <w:p w14:paraId="7FE381DA" w14:textId="77777777" w:rsidR="007D670D" w:rsidRPr="00F84CD8" w:rsidRDefault="007D670D" w:rsidP="007D670D">
            <w:pPr>
              <w:spacing w:before="0" w:after="0" w:line="240" w:lineRule="auto"/>
              <w:rPr>
                <w:rFonts w:ascii="Calibri" w:eastAsia="Times New Roman" w:hAnsi="Calibri" w:cs="Calibri"/>
                <w:i/>
                <w:color w:val="000000"/>
                <w:lang w:val="en-ZA" w:eastAsia="en-ZA"/>
                <w:rPrChange w:id="159" w:author="Rhodes" w:date="2018-01-21T11:08:00Z">
                  <w:rPr>
                    <w:rFonts w:ascii="Calibri" w:eastAsia="Times New Roman" w:hAnsi="Calibri" w:cs="Calibri"/>
                    <w:color w:val="000000"/>
                    <w:lang w:val="en-ZA" w:eastAsia="en-ZA"/>
                  </w:rPr>
                </w:rPrChange>
              </w:rPr>
            </w:pPr>
            <w:r w:rsidRPr="00F84CD8">
              <w:rPr>
                <w:rFonts w:ascii="Calibri" w:eastAsia="Times New Roman" w:hAnsi="Calibri" w:cs="Calibri"/>
                <w:i/>
                <w:color w:val="000000"/>
                <w:lang w:val="en-ZA" w:eastAsia="en-ZA"/>
                <w:rPrChange w:id="160" w:author="Rhodes" w:date="2018-01-21T11:08:00Z">
                  <w:rPr>
                    <w:rFonts w:ascii="Calibri" w:eastAsia="Times New Roman" w:hAnsi="Calibri" w:cs="Calibri"/>
                    <w:color w:val="000000"/>
                    <w:lang w:val="en-ZA" w:eastAsia="en-ZA"/>
                  </w:rPr>
                </w:rPrChange>
              </w:rPr>
              <w:t xml:space="preserve">Putterlickia pyracantha </w:t>
            </w:r>
          </w:p>
        </w:tc>
      </w:tr>
      <w:tr w:rsidR="007D670D" w:rsidRPr="007D670D" w14:paraId="642FFC3D"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0C484DE"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61"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62" w:author="Rhodes" w:date="2018-01-21T11:07:00Z">
                  <w:rPr>
                    <w:rFonts w:ascii="Calibri" w:eastAsia="Times New Roman" w:hAnsi="Calibri" w:cs="Calibri"/>
                    <w:color w:val="000000"/>
                    <w:lang w:val="en-ZA" w:eastAsia="en-ZA"/>
                  </w:rPr>
                </w:rPrChange>
              </w:rPr>
              <w:t xml:space="preserve">Crassula perforata </w:t>
            </w:r>
          </w:p>
        </w:tc>
        <w:tc>
          <w:tcPr>
            <w:tcW w:w="3720" w:type="dxa"/>
            <w:tcBorders>
              <w:top w:val="nil"/>
              <w:left w:val="nil"/>
              <w:bottom w:val="single" w:sz="4" w:space="0" w:color="auto"/>
              <w:right w:val="single" w:sz="4" w:space="0" w:color="auto"/>
            </w:tcBorders>
            <w:shd w:val="clear" w:color="auto" w:fill="auto"/>
            <w:noWrap/>
            <w:vAlign w:val="bottom"/>
            <w:hideMark/>
          </w:tcPr>
          <w:p w14:paraId="6E2A3494" w14:textId="77777777" w:rsidR="007D670D" w:rsidRPr="00F84CD8" w:rsidRDefault="007D670D" w:rsidP="007D670D">
            <w:pPr>
              <w:spacing w:before="0" w:after="0" w:line="240" w:lineRule="auto"/>
              <w:rPr>
                <w:rFonts w:ascii="Calibri" w:eastAsia="Times New Roman" w:hAnsi="Calibri" w:cs="Calibri"/>
                <w:i/>
                <w:color w:val="000000"/>
                <w:lang w:val="en-ZA" w:eastAsia="en-ZA"/>
                <w:rPrChange w:id="163" w:author="Rhodes" w:date="2018-01-21T11:08:00Z">
                  <w:rPr>
                    <w:rFonts w:ascii="Calibri" w:eastAsia="Times New Roman" w:hAnsi="Calibri" w:cs="Calibri"/>
                    <w:color w:val="000000"/>
                    <w:lang w:val="en-ZA" w:eastAsia="en-ZA"/>
                  </w:rPr>
                </w:rPrChange>
              </w:rPr>
            </w:pPr>
            <w:r w:rsidRPr="00F84CD8">
              <w:rPr>
                <w:rFonts w:ascii="Calibri" w:eastAsia="Times New Roman" w:hAnsi="Calibri" w:cs="Calibri"/>
                <w:i/>
                <w:color w:val="000000"/>
                <w:lang w:val="en-ZA" w:eastAsia="en-ZA"/>
                <w:rPrChange w:id="164" w:author="Rhodes" w:date="2018-01-21T11:08:00Z">
                  <w:rPr>
                    <w:rFonts w:ascii="Calibri" w:eastAsia="Times New Roman" w:hAnsi="Calibri" w:cs="Calibri"/>
                    <w:color w:val="000000"/>
                    <w:lang w:val="en-ZA" w:eastAsia="en-ZA"/>
                  </w:rPr>
                </w:rPrChange>
              </w:rPr>
              <w:t xml:space="preserve">Rhigozum obovatum </w:t>
            </w:r>
          </w:p>
        </w:tc>
      </w:tr>
      <w:tr w:rsidR="007D670D" w:rsidRPr="007D670D" w14:paraId="7A62E487"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1FEC8E59"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65" w:author="Rhodes" w:date="2018-01-21T11:07:00Z">
                  <w:rPr>
                    <w:rFonts w:ascii="Calibri" w:eastAsia="Times New Roman" w:hAnsi="Calibri" w:cs="Calibri"/>
                    <w:color w:val="000000"/>
                    <w:lang w:val="en-ZA" w:eastAsia="en-ZA"/>
                  </w:rPr>
                </w:rPrChange>
              </w:rPr>
            </w:pPr>
            <w:r w:rsidRPr="00F84CD8">
              <w:rPr>
                <w:rFonts w:ascii="Calibri" w:eastAsia="Times New Roman" w:hAnsi="Calibri" w:cs="Calibri"/>
                <w:i/>
                <w:color w:val="000000"/>
                <w:highlight w:val="yellow"/>
                <w:lang w:val="en-ZA" w:eastAsia="en-ZA"/>
                <w:rPrChange w:id="166" w:author="Rhodes" w:date="2018-01-21T11:08:00Z">
                  <w:rPr>
                    <w:rFonts w:ascii="Calibri" w:eastAsia="Times New Roman" w:hAnsi="Calibri" w:cs="Calibri"/>
                    <w:color w:val="000000"/>
                    <w:lang w:val="en-ZA" w:eastAsia="en-ZA"/>
                  </w:rPr>
                </w:rPrChange>
              </w:rPr>
              <w:t>Drosanthemum lique</w:t>
            </w:r>
            <w:r w:rsidRPr="002C18CC">
              <w:rPr>
                <w:rFonts w:ascii="Calibri" w:eastAsia="Times New Roman" w:hAnsi="Calibri" w:cs="Calibri"/>
                <w:i/>
                <w:color w:val="000000"/>
                <w:lang w:val="en-ZA" w:eastAsia="en-ZA"/>
                <w:rPrChange w:id="167" w:author="Rhodes" w:date="2018-01-21T11:07:00Z">
                  <w:rPr>
                    <w:rFonts w:ascii="Calibri" w:eastAsia="Times New Roman" w:hAnsi="Calibri" w:cs="Calibri"/>
                    <w:color w:val="000000"/>
                    <w:lang w:val="en-ZA" w:eastAsia="en-ZA"/>
                  </w:rPr>
                </w:rPrChange>
              </w:rPr>
              <w:t xml:space="preserve"> </w:t>
            </w:r>
          </w:p>
        </w:tc>
        <w:tc>
          <w:tcPr>
            <w:tcW w:w="3720" w:type="dxa"/>
            <w:tcBorders>
              <w:top w:val="nil"/>
              <w:left w:val="nil"/>
              <w:bottom w:val="single" w:sz="4" w:space="0" w:color="auto"/>
              <w:right w:val="single" w:sz="4" w:space="0" w:color="auto"/>
            </w:tcBorders>
            <w:shd w:val="clear" w:color="auto" w:fill="auto"/>
            <w:noWrap/>
            <w:vAlign w:val="bottom"/>
            <w:hideMark/>
          </w:tcPr>
          <w:p w14:paraId="511DAC2C" w14:textId="1196EDDD" w:rsidR="007D670D" w:rsidRPr="007D670D" w:rsidRDefault="007D670D" w:rsidP="007D670D">
            <w:pPr>
              <w:spacing w:before="0" w:after="0" w:line="240" w:lineRule="auto"/>
              <w:rPr>
                <w:rFonts w:ascii="Calibri" w:eastAsia="Times New Roman" w:hAnsi="Calibri" w:cs="Calibri"/>
                <w:color w:val="000000"/>
                <w:lang w:val="en-ZA" w:eastAsia="en-ZA"/>
              </w:rPr>
            </w:pPr>
            <w:r w:rsidRPr="007D670D">
              <w:rPr>
                <w:rFonts w:ascii="Calibri" w:eastAsia="Times New Roman" w:hAnsi="Calibri" w:cs="Calibri"/>
                <w:color w:val="000000"/>
                <w:lang w:val="en-ZA" w:eastAsia="en-ZA"/>
              </w:rPr>
              <w:t xml:space="preserve">Ruschia </w:t>
            </w:r>
            <w:proofErr w:type="spellStart"/>
            <w:r w:rsidRPr="007D670D">
              <w:rPr>
                <w:rFonts w:ascii="Calibri" w:eastAsia="Times New Roman" w:hAnsi="Calibri" w:cs="Calibri"/>
                <w:color w:val="000000"/>
                <w:lang w:val="en-ZA" w:eastAsia="en-ZA"/>
              </w:rPr>
              <w:t>multi</w:t>
            </w:r>
            <w:ins w:id="168" w:author="Rhodes" w:date="2018-01-21T11:08:00Z">
              <w:r w:rsidR="00F84CD8">
                <w:rPr>
                  <w:rFonts w:ascii="Calibri" w:eastAsia="Times New Roman" w:hAnsi="Calibri" w:cs="Calibri"/>
                  <w:color w:val="000000"/>
                  <w:lang w:val="en-ZA" w:eastAsia="en-ZA"/>
                </w:rPr>
                <w:t>flo</w:t>
              </w:r>
            </w:ins>
            <w:del w:id="169" w:author="Rhodes" w:date="2018-01-21T11:08:00Z">
              <w:r w:rsidRPr="007D670D" w:rsidDel="00F84CD8">
                <w:rPr>
                  <w:rFonts w:ascii="Calibri" w:eastAsia="Times New Roman" w:hAnsi="Calibri" w:cs="Calibri"/>
                  <w:color w:val="000000"/>
                  <w:lang w:val="en-ZA" w:eastAsia="en-ZA"/>
                </w:rPr>
                <w:delText>_</w:delText>
              </w:r>
            </w:del>
            <w:r w:rsidRPr="007D670D">
              <w:rPr>
                <w:rFonts w:ascii="Calibri" w:eastAsia="Times New Roman" w:hAnsi="Calibri" w:cs="Calibri"/>
                <w:color w:val="000000"/>
                <w:lang w:val="en-ZA" w:eastAsia="en-ZA"/>
              </w:rPr>
              <w:t>ora</w:t>
            </w:r>
            <w:proofErr w:type="spellEnd"/>
            <w:ins w:id="170" w:author="Rhodes" w:date="2018-01-21T11:08:00Z">
              <w:r w:rsidR="00F84CD8">
                <w:rPr>
                  <w:rFonts w:ascii="Calibri" w:eastAsia="Times New Roman" w:hAnsi="Calibri" w:cs="Calibri"/>
                  <w:color w:val="000000"/>
                  <w:lang w:val="en-ZA" w:eastAsia="en-ZA"/>
                </w:rPr>
                <w:t>??</w:t>
              </w:r>
            </w:ins>
            <w:r w:rsidRPr="007D670D">
              <w:rPr>
                <w:rFonts w:ascii="Calibri" w:eastAsia="Times New Roman" w:hAnsi="Calibri" w:cs="Calibri"/>
                <w:color w:val="000000"/>
                <w:lang w:val="en-ZA" w:eastAsia="en-ZA"/>
              </w:rPr>
              <w:t xml:space="preserve"> </w:t>
            </w:r>
          </w:p>
        </w:tc>
      </w:tr>
      <w:tr w:rsidR="007D670D" w:rsidRPr="007D670D" w14:paraId="53E09F52"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3EE6195C"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71"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72" w:author="Rhodes" w:date="2018-01-21T11:07:00Z">
                  <w:rPr>
                    <w:rFonts w:ascii="Calibri" w:eastAsia="Times New Roman" w:hAnsi="Calibri" w:cs="Calibri"/>
                    <w:color w:val="000000"/>
                    <w:lang w:val="en-ZA" w:eastAsia="en-ZA"/>
                  </w:rPr>
                </w:rPrChange>
              </w:rPr>
              <w:t xml:space="preserve">Ehretia rigida </w:t>
            </w:r>
          </w:p>
        </w:tc>
        <w:tc>
          <w:tcPr>
            <w:tcW w:w="3720" w:type="dxa"/>
            <w:tcBorders>
              <w:top w:val="nil"/>
              <w:left w:val="nil"/>
              <w:bottom w:val="single" w:sz="4" w:space="0" w:color="auto"/>
              <w:right w:val="single" w:sz="4" w:space="0" w:color="auto"/>
            </w:tcBorders>
            <w:shd w:val="clear" w:color="auto" w:fill="auto"/>
            <w:noWrap/>
            <w:vAlign w:val="bottom"/>
            <w:hideMark/>
          </w:tcPr>
          <w:p w14:paraId="1C67C440" w14:textId="283A6024" w:rsidR="007D670D" w:rsidRPr="007D670D" w:rsidRDefault="007D670D" w:rsidP="007D670D">
            <w:pPr>
              <w:spacing w:before="0" w:after="0" w:line="240" w:lineRule="auto"/>
              <w:rPr>
                <w:rFonts w:ascii="Calibri" w:eastAsia="Times New Roman" w:hAnsi="Calibri" w:cs="Calibri"/>
                <w:color w:val="000000"/>
                <w:lang w:val="en-ZA" w:eastAsia="en-ZA"/>
              </w:rPr>
            </w:pPr>
            <w:r w:rsidRPr="002C18CC">
              <w:rPr>
                <w:rFonts w:ascii="Calibri" w:eastAsia="Times New Roman" w:hAnsi="Calibri" w:cs="Calibri"/>
                <w:i/>
                <w:color w:val="000000"/>
                <w:lang w:val="en-ZA" w:eastAsia="en-ZA"/>
                <w:rPrChange w:id="173" w:author="Rhodes" w:date="2018-01-21T11:06:00Z">
                  <w:rPr>
                    <w:rFonts w:ascii="Calibri" w:eastAsia="Times New Roman" w:hAnsi="Calibri" w:cs="Calibri"/>
                    <w:color w:val="000000"/>
                    <w:lang w:val="en-ZA" w:eastAsia="en-ZA"/>
                  </w:rPr>
                </w:rPrChange>
              </w:rPr>
              <w:t>Schotia afra</w:t>
            </w:r>
            <w:r w:rsidRPr="007D670D">
              <w:rPr>
                <w:rFonts w:ascii="Calibri" w:eastAsia="Times New Roman" w:hAnsi="Calibri" w:cs="Calibri"/>
                <w:color w:val="000000"/>
                <w:lang w:val="en-ZA" w:eastAsia="en-ZA"/>
              </w:rPr>
              <w:t xml:space="preserve"> </w:t>
            </w:r>
            <w:proofErr w:type="spellStart"/>
            <w:ins w:id="174" w:author="Rhodes" w:date="2018-01-21T11:06:00Z">
              <w:r w:rsidR="002C18CC">
                <w:rPr>
                  <w:rFonts w:ascii="Calibri" w:eastAsia="Times New Roman" w:hAnsi="Calibri" w:cs="Calibri"/>
                  <w:color w:val="000000"/>
                  <w:lang w:val="en-ZA" w:eastAsia="en-ZA"/>
                </w:rPr>
                <w:t>subsp</w:t>
              </w:r>
              <w:proofErr w:type="spellEnd"/>
              <w:r w:rsidR="002C18CC">
                <w:rPr>
                  <w:rFonts w:ascii="Calibri" w:eastAsia="Times New Roman" w:hAnsi="Calibri" w:cs="Calibri"/>
                  <w:color w:val="000000"/>
                  <w:lang w:val="en-ZA" w:eastAsia="en-ZA"/>
                </w:rPr>
                <w:t>?</w:t>
              </w:r>
            </w:ins>
          </w:p>
        </w:tc>
      </w:tr>
      <w:tr w:rsidR="007D670D" w:rsidRPr="007D670D" w14:paraId="228B4D70"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B4CDEFC"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75"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76" w:author="Rhodes" w:date="2018-01-21T11:07:00Z">
                  <w:rPr>
                    <w:rFonts w:ascii="Calibri" w:eastAsia="Times New Roman" w:hAnsi="Calibri" w:cs="Calibri"/>
                    <w:color w:val="000000"/>
                    <w:lang w:val="en-ZA" w:eastAsia="en-ZA"/>
                  </w:rPr>
                </w:rPrChange>
              </w:rPr>
              <w:t xml:space="preserve">Euclea undulata </w:t>
            </w:r>
          </w:p>
        </w:tc>
        <w:tc>
          <w:tcPr>
            <w:tcW w:w="3720" w:type="dxa"/>
            <w:tcBorders>
              <w:top w:val="nil"/>
              <w:left w:val="nil"/>
              <w:bottom w:val="single" w:sz="4" w:space="0" w:color="auto"/>
              <w:right w:val="single" w:sz="4" w:space="0" w:color="auto"/>
            </w:tcBorders>
            <w:shd w:val="clear" w:color="auto" w:fill="auto"/>
            <w:noWrap/>
            <w:vAlign w:val="bottom"/>
            <w:hideMark/>
          </w:tcPr>
          <w:p w14:paraId="7F134D59" w14:textId="2CDCBA08" w:rsidR="007D670D" w:rsidRPr="007D670D" w:rsidRDefault="007D670D" w:rsidP="007D670D">
            <w:pPr>
              <w:spacing w:before="0" w:after="0" w:line="240" w:lineRule="auto"/>
              <w:rPr>
                <w:rFonts w:ascii="Calibri" w:eastAsia="Times New Roman" w:hAnsi="Calibri" w:cs="Calibri"/>
                <w:color w:val="000000"/>
                <w:lang w:val="en-ZA" w:eastAsia="en-ZA"/>
              </w:rPr>
            </w:pPr>
            <w:r w:rsidRPr="002C18CC">
              <w:rPr>
                <w:rFonts w:ascii="Calibri" w:eastAsia="Times New Roman" w:hAnsi="Calibri" w:cs="Calibri"/>
                <w:i/>
                <w:color w:val="000000"/>
                <w:lang w:val="en-ZA" w:eastAsia="en-ZA"/>
                <w:rPrChange w:id="177" w:author="Rhodes" w:date="2018-01-21T11:06:00Z">
                  <w:rPr>
                    <w:rFonts w:ascii="Calibri" w:eastAsia="Times New Roman" w:hAnsi="Calibri" w:cs="Calibri"/>
                    <w:color w:val="000000"/>
                    <w:lang w:val="en-ZA" w:eastAsia="en-ZA"/>
                  </w:rPr>
                </w:rPrChange>
              </w:rPr>
              <w:t>Schotia afra</w:t>
            </w:r>
            <w:ins w:id="178" w:author="Rhodes" w:date="2018-01-21T11:06:00Z">
              <w:r w:rsidR="002C18CC">
                <w:rPr>
                  <w:rFonts w:ascii="Calibri" w:eastAsia="Times New Roman" w:hAnsi="Calibri" w:cs="Calibri"/>
                  <w:color w:val="000000"/>
                  <w:lang w:val="en-ZA" w:eastAsia="en-ZA"/>
                </w:rPr>
                <w:t xml:space="preserve"> </w:t>
              </w:r>
              <w:proofErr w:type="spellStart"/>
              <w:r w:rsidR="002C18CC">
                <w:rPr>
                  <w:rFonts w:ascii="Calibri" w:eastAsia="Times New Roman" w:hAnsi="Calibri" w:cs="Calibri"/>
                  <w:color w:val="000000"/>
                  <w:lang w:val="en-ZA" w:eastAsia="en-ZA"/>
                </w:rPr>
                <w:t>subsp</w:t>
              </w:r>
              <w:proofErr w:type="spellEnd"/>
              <w:r w:rsidR="002C18CC">
                <w:rPr>
                  <w:rFonts w:ascii="Calibri" w:eastAsia="Times New Roman" w:hAnsi="Calibri" w:cs="Calibri"/>
                  <w:color w:val="000000"/>
                  <w:lang w:val="en-ZA" w:eastAsia="en-ZA"/>
                </w:rPr>
                <w:t xml:space="preserve">? </w:t>
              </w:r>
            </w:ins>
            <w:r w:rsidRPr="007D670D">
              <w:rPr>
                <w:rFonts w:ascii="Calibri" w:eastAsia="Times New Roman" w:hAnsi="Calibri" w:cs="Calibri"/>
                <w:color w:val="000000"/>
                <w:lang w:val="en-ZA" w:eastAsia="en-ZA"/>
              </w:rPr>
              <w:t xml:space="preserve"> </w:t>
            </w:r>
          </w:p>
        </w:tc>
      </w:tr>
      <w:tr w:rsidR="007D670D" w:rsidRPr="007D670D" w14:paraId="64E1757D"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55269023"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79"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80" w:author="Rhodes" w:date="2018-01-21T11:07:00Z">
                  <w:rPr>
                    <w:rFonts w:ascii="Calibri" w:eastAsia="Times New Roman" w:hAnsi="Calibri" w:cs="Calibri"/>
                    <w:color w:val="000000"/>
                    <w:lang w:val="en-ZA" w:eastAsia="en-ZA"/>
                  </w:rPr>
                </w:rPrChange>
              </w:rPr>
              <w:t xml:space="preserve">Euphorbia coerulescens </w:t>
            </w:r>
          </w:p>
        </w:tc>
        <w:tc>
          <w:tcPr>
            <w:tcW w:w="3720" w:type="dxa"/>
            <w:tcBorders>
              <w:top w:val="nil"/>
              <w:left w:val="nil"/>
              <w:bottom w:val="single" w:sz="4" w:space="0" w:color="auto"/>
              <w:right w:val="single" w:sz="4" w:space="0" w:color="auto"/>
            </w:tcBorders>
            <w:shd w:val="clear" w:color="auto" w:fill="auto"/>
            <w:noWrap/>
            <w:vAlign w:val="bottom"/>
            <w:hideMark/>
          </w:tcPr>
          <w:p w14:paraId="43746F5F"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81" w:author="Rhodes" w:date="2018-01-21T11:07:00Z">
                  <w:rPr>
                    <w:rFonts w:ascii="Calibri" w:eastAsia="Times New Roman" w:hAnsi="Calibri" w:cs="Calibri"/>
                    <w:color w:val="000000"/>
                    <w:lang w:val="en-ZA" w:eastAsia="en-ZA"/>
                  </w:rPr>
                </w:rPrChange>
              </w:rPr>
            </w:pPr>
            <w:proofErr w:type="spellStart"/>
            <w:r w:rsidRPr="002C18CC">
              <w:rPr>
                <w:rFonts w:ascii="Calibri" w:eastAsia="Times New Roman" w:hAnsi="Calibri" w:cs="Calibri"/>
                <w:i/>
                <w:color w:val="000000"/>
                <w:lang w:val="en-ZA" w:eastAsia="en-ZA"/>
                <w:rPrChange w:id="182" w:author="Rhodes" w:date="2018-01-21T11:07:00Z">
                  <w:rPr>
                    <w:rFonts w:ascii="Calibri" w:eastAsia="Times New Roman" w:hAnsi="Calibri" w:cs="Calibri"/>
                    <w:color w:val="000000"/>
                    <w:lang w:val="en-ZA" w:eastAsia="en-ZA"/>
                  </w:rPr>
                </w:rPrChange>
              </w:rPr>
              <w:t>Vachellia</w:t>
            </w:r>
            <w:proofErr w:type="spellEnd"/>
            <w:r w:rsidRPr="002C18CC">
              <w:rPr>
                <w:rFonts w:ascii="Calibri" w:eastAsia="Times New Roman" w:hAnsi="Calibri" w:cs="Calibri"/>
                <w:i/>
                <w:color w:val="000000"/>
                <w:lang w:val="en-ZA" w:eastAsia="en-ZA"/>
                <w:rPrChange w:id="183" w:author="Rhodes" w:date="2018-01-21T11:07:00Z">
                  <w:rPr>
                    <w:rFonts w:ascii="Calibri" w:eastAsia="Times New Roman" w:hAnsi="Calibri" w:cs="Calibri"/>
                    <w:color w:val="000000"/>
                    <w:lang w:val="en-ZA" w:eastAsia="en-ZA"/>
                  </w:rPr>
                </w:rPrChange>
              </w:rPr>
              <w:t xml:space="preserve"> </w:t>
            </w:r>
            <w:proofErr w:type="spellStart"/>
            <w:r w:rsidRPr="002C18CC">
              <w:rPr>
                <w:rFonts w:ascii="Calibri" w:eastAsia="Times New Roman" w:hAnsi="Calibri" w:cs="Calibri"/>
                <w:i/>
                <w:color w:val="000000"/>
                <w:lang w:val="en-ZA" w:eastAsia="en-ZA"/>
                <w:rPrChange w:id="184" w:author="Rhodes" w:date="2018-01-21T11:07:00Z">
                  <w:rPr>
                    <w:rFonts w:ascii="Calibri" w:eastAsia="Times New Roman" w:hAnsi="Calibri" w:cs="Calibri"/>
                    <w:color w:val="000000"/>
                    <w:lang w:val="en-ZA" w:eastAsia="en-ZA"/>
                  </w:rPr>
                </w:rPrChange>
              </w:rPr>
              <w:t>karoo</w:t>
            </w:r>
            <w:proofErr w:type="spellEnd"/>
            <w:r w:rsidRPr="002C18CC">
              <w:rPr>
                <w:rFonts w:ascii="Calibri" w:eastAsia="Times New Roman" w:hAnsi="Calibri" w:cs="Calibri"/>
                <w:i/>
                <w:color w:val="000000"/>
                <w:lang w:val="en-ZA" w:eastAsia="en-ZA"/>
                <w:rPrChange w:id="185" w:author="Rhodes" w:date="2018-01-21T11:07:00Z">
                  <w:rPr>
                    <w:rFonts w:ascii="Calibri" w:eastAsia="Times New Roman" w:hAnsi="Calibri" w:cs="Calibri"/>
                    <w:color w:val="000000"/>
                    <w:lang w:val="en-ZA" w:eastAsia="en-ZA"/>
                  </w:rPr>
                </w:rPrChange>
              </w:rPr>
              <w:t xml:space="preserve">* </w:t>
            </w:r>
          </w:p>
        </w:tc>
      </w:tr>
      <w:tr w:rsidR="007D670D" w:rsidRPr="007D670D" w14:paraId="0C5B5B36"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38651E6B"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86"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87" w:author="Rhodes" w:date="2018-01-21T11:07:00Z">
                  <w:rPr>
                    <w:rFonts w:ascii="Calibri" w:eastAsia="Times New Roman" w:hAnsi="Calibri" w:cs="Calibri"/>
                    <w:color w:val="000000"/>
                    <w:lang w:val="en-ZA" w:eastAsia="en-ZA"/>
                  </w:rPr>
                </w:rPrChange>
              </w:rPr>
              <w:t xml:space="preserve">Euphorbia mauritanica </w:t>
            </w:r>
          </w:p>
        </w:tc>
        <w:tc>
          <w:tcPr>
            <w:tcW w:w="3720" w:type="dxa"/>
            <w:tcBorders>
              <w:top w:val="nil"/>
              <w:left w:val="nil"/>
              <w:bottom w:val="single" w:sz="4" w:space="0" w:color="auto"/>
              <w:right w:val="single" w:sz="4" w:space="0" w:color="auto"/>
            </w:tcBorders>
            <w:shd w:val="clear" w:color="auto" w:fill="auto"/>
            <w:noWrap/>
            <w:vAlign w:val="bottom"/>
            <w:hideMark/>
          </w:tcPr>
          <w:p w14:paraId="1A4CB8D4"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88"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89" w:author="Rhodes" w:date="2018-01-21T11:07:00Z">
                  <w:rPr>
                    <w:rFonts w:ascii="Calibri" w:eastAsia="Times New Roman" w:hAnsi="Calibri" w:cs="Calibri"/>
                    <w:color w:val="000000"/>
                    <w:lang w:val="en-ZA" w:eastAsia="en-ZA"/>
                  </w:rPr>
                </w:rPrChange>
              </w:rPr>
              <w:t xml:space="preserve">Crassula ovata* </w:t>
            </w:r>
          </w:p>
        </w:tc>
      </w:tr>
      <w:tr w:rsidR="007D670D" w:rsidRPr="007D670D" w14:paraId="02530B10"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27C6D0F4"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90"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91" w:author="Rhodes" w:date="2018-01-21T11:07:00Z">
                  <w:rPr>
                    <w:rFonts w:ascii="Calibri" w:eastAsia="Times New Roman" w:hAnsi="Calibri" w:cs="Calibri"/>
                    <w:color w:val="000000"/>
                    <w:lang w:val="en-ZA" w:eastAsia="en-ZA"/>
                  </w:rPr>
                </w:rPrChange>
              </w:rPr>
              <w:t xml:space="preserve">Euphorbia triangularis </w:t>
            </w:r>
          </w:p>
        </w:tc>
        <w:tc>
          <w:tcPr>
            <w:tcW w:w="3720" w:type="dxa"/>
            <w:tcBorders>
              <w:top w:val="nil"/>
              <w:left w:val="nil"/>
              <w:bottom w:val="single" w:sz="4" w:space="0" w:color="auto"/>
              <w:right w:val="single" w:sz="4" w:space="0" w:color="auto"/>
            </w:tcBorders>
            <w:shd w:val="clear" w:color="auto" w:fill="auto"/>
            <w:noWrap/>
            <w:vAlign w:val="bottom"/>
            <w:hideMark/>
          </w:tcPr>
          <w:p w14:paraId="114AEC2C"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192"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193" w:author="Rhodes" w:date="2018-01-21T11:07:00Z">
                  <w:rPr>
                    <w:rFonts w:ascii="Calibri" w:eastAsia="Times New Roman" w:hAnsi="Calibri" w:cs="Calibri"/>
                    <w:color w:val="000000"/>
                    <w:lang w:val="en-ZA" w:eastAsia="en-ZA"/>
                  </w:rPr>
                </w:rPrChange>
              </w:rPr>
              <w:t xml:space="preserve">Lycium ferocissimum* </w:t>
            </w:r>
          </w:p>
        </w:tc>
      </w:tr>
      <w:tr w:rsidR="007D670D" w:rsidRPr="007D670D" w14:paraId="0C31B1A5"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46DC0555" w14:textId="3A7E305E" w:rsidR="007D670D" w:rsidRPr="002C18CC" w:rsidRDefault="007D670D" w:rsidP="007D670D">
            <w:pPr>
              <w:spacing w:before="0" w:after="0" w:line="240" w:lineRule="auto"/>
              <w:rPr>
                <w:rFonts w:ascii="Calibri" w:eastAsia="Times New Roman" w:hAnsi="Calibri" w:cs="Calibri"/>
                <w:i/>
                <w:color w:val="000000"/>
                <w:lang w:val="en-ZA" w:eastAsia="en-ZA"/>
                <w:rPrChange w:id="194" w:author="Rhodes" w:date="2018-01-21T11:07:00Z">
                  <w:rPr>
                    <w:rFonts w:ascii="Calibri" w:eastAsia="Times New Roman" w:hAnsi="Calibri" w:cs="Calibri"/>
                    <w:color w:val="000000"/>
                    <w:lang w:val="en-ZA" w:eastAsia="en-ZA"/>
                  </w:rPr>
                </w:rPrChange>
              </w:rPr>
            </w:pPr>
            <w:r w:rsidRPr="00F84CD8">
              <w:rPr>
                <w:rFonts w:ascii="Calibri" w:eastAsia="Times New Roman" w:hAnsi="Calibri" w:cs="Calibri"/>
                <w:i/>
                <w:color w:val="000000"/>
                <w:highlight w:val="yellow"/>
                <w:lang w:val="en-ZA" w:eastAsia="en-ZA"/>
                <w:rPrChange w:id="195" w:author="Rhodes" w:date="2018-01-21T11:08:00Z">
                  <w:rPr>
                    <w:rFonts w:ascii="Calibri" w:eastAsia="Times New Roman" w:hAnsi="Calibri" w:cs="Calibri"/>
                    <w:color w:val="000000"/>
                    <w:lang w:val="en-ZA" w:eastAsia="en-ZA"/>
                  </w:rPr>
                </w:rPrChange>
              </w:rPr>
              <w:t xml:space="preserve">Galenia </w:t>
            </w:r>
            <w:ins w:id="196" w:author="Rhodes" w:date="2018-01-21T11:08:00Z">
              <w:r w:rsidR="00F84CD8" w:rsidRPr="00F84CD8">
                <w:rPr>
                  <w:rFonts w:ascii="Calibri" w:eastAsia="Times New Roman" w:hAnsi="Calibri" w:cs="Calibri"/>
                  <w:i/>
                  <w:color w:val="000000"/>
                  <w:highlight w:val="yellow"/>
                  <w:lang w:val="en-ZA" w:eastAsia="en-ZA"/>
                  <w:rPrChange w:id="197" w:author="Rhodes" w:date="2018-01-21T11:08:00Z">
                    <w:rPr>
                      <w:rFonts w:ascii="Calibri" w:eastAsia="Times New Roman" w:hAnsi="Calibri" w:cs="Calibri"/>
                      <w:i/>
                      <w:color w:val="000000"/>
                      <w:lang w:val="en-ZA" w:eastAsia="en-ZA"/>
                    </w:rPr>
                  </w:rPrChange>
                </w:rPr>
                <w:t>??</w:t>
              </w:r>
            </w:ins>
            <w:proofErr w:type="spellStart"/>
            <w:del w:id="198" w:author="Rhodes" w:date="2018-01-21T11:08:00Z">
              <w:r w:rsidRPr="00F84CD8" w:rsidDel="00F84CD8">
                <w:rPr>
                  <w:rFonts w:ascii="Calibri" w:eastAsia="Times New Roman" w:hAnsi="Calibri" w:cs="Calibri"/>
                  <w:i/>
                  <w:color w:val="000000"/>
                  <w:highlight w:val="yellow"/>
                  <w:lang w:val="en-ZA" w:eastAsia="en-ZA"/>
                  <w:rPrChange w:id="199" w:author="Rhodes" w:date="2018-01-21T11:08:00Z">
                    <w:rPr>
                      <w:rFonts w:ascii="Calibri" w:eastAsia="Times New Roman" w:hAnsi="Calibri" w:cs="Calibri"/>
                      <w:color w:val="000000"/>
                      <w:lang w:val="en-ZA" w:eastAsia="en-ZA"/>
                    </w:rPr>
                  </w:rPrChange>
                </w:rPr>
                <w:delText>_</w:delText>
              </w:r>
            </w:del>
            <w:r w:rsidRPr="00F84CD8">
              <w:rPr>
                <w:rFonts w:ascii="Calibri" w:eastAsia="Times New Roman" w:hAnsi="Calibri" w:cs="Calibri"/>
                <w:i/>
                <w:color w:val="000000"/>
                <w:highlight w:val="yellow"/>
                <w:lang w:val="en-ZA" w:eastAsia="en-ZA"/>
                <w:rPrChange w:id="200" w:author="Rhodes" w:date="2018-01-21T11:08:00Z">
                  <w:rPr>
                    <w:rFonts w:ascii="Calibri" w:eastAsia="Times New Roman" w:hAnsi="Calibri" w:cs="Calibri"/>
                    <w:color w:val="000000"/>
                    <w:lang w:val="en-ZA" w:eastAsia="en-ZA"/>
                  </w:rPr>
                </w:rPrChange>
              </w:rPr>
              <w:t>liformis</w:t>
            </w:r>
            <w:proofErr w:type="spellEnd"/>
            <w:r w:rsidRPr="002C18CC">
              <w:rPr>
                <w:rFonts w:ascii="Calibri" w:eastAsia="Times New Roman" w:hAnsi="Calibri" w:cs="Calibri"/>
                <w:i/>
                <w:color w:val="000000"/>
                <w:lang w:val="en-ZA" w:eastAsia="en-ZA"/>
                <w:rPrChange w:id="201" w:author="Rhodes" w:date="2018-01-21T11:07:00Z">
                  <w:rPr>
                    <w:rFonts w:ascii="Calibri" w:eastAsia="Times New Roman" w:hAnsi="Calibri" w:cs="Calibri"/>
                    <w:color w:val="000000"/>
                    <w:lang w:val="en-ZA" w:eastAsia="en-ZA"/>
                  </w:rPr>
                </w:rPrChange>
              </w:rPr>
              <w:t xml:space="preserve"> </w:t>
            </w:r>
          </w:p>
        </w:tc>
        <w:tc>
          <w:tcPr>
            <w:tcW w:w="3720" w:type="dxa"/>
            <w:tcBorders>
              <w:top w:val="nil"/>
              <w:left w:val="nil"/>
              <w:bottom w:val="single" w:sz="4" w:space="0" w:color="auto"/>
              <w:right w:val="single" w:sz="4" w:space="0" w:color="auto"/>
            </w:tcBorders>
            <w:shd w:val="clear" w:color="auto" w:fill="auto"/>
            <w:noWrap/>
            <w:vAlign w:val="bottom"/>
            <w:hideMark/>
          </w:tcPr>
          <w:p w14:paraId="01C56148"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202"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203" w:author="Rhodes" w:date="2018-01-21T11:07:00Z">
                  <w:rPr>
                    <w:rFonts w:ascii="Calibri" w:eastAsia="Times New Roman" w:hAnsi="Calibri" w:cs="Calibri"/>
                    <w:color w:val="000000"/>
                    <w:lang w:val="en-ZA" w:eastAsia="en-ZA"/>
                  </w:rPr>
                </w:rPrChange>
              </w:rPr>
              <w:t xml:space="preserve">Pappea capensis* </w:t>
            </w:r>
          </w:p>
        </w:tc>
      </w:tr>
      <w:tr w:rsidR="007D670D" w:rsidRPr="007D670D" w14:paraId="5026F4B7"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6978BA0B"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204"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205" w:author="Rhodes" w:date="2018-01-21T11:07:00Z">
                  <w:rPr>
                    <w:rFonts w:ascii="Calibri" w:eastAsia="Times New Roman" w:hAnsi="Calibri" w:cs="Calibri"/>
                    <w:color w:val="000000"/>
                    <w:lang w:val="en-ZA" w:eastAsia="en-ZA"/>
                  </w:rPr>
                </w:rPrChange>
              </w:rPr>
              <w:t xml:space="preserve">Grewia robusta </w:t>
            </w:r>
          </w:p>
        </w:tc>
        <w:tc>
          <w:tcPr>
            <w:tcW w:w="3720" w:type="dxa"/>
            <w:tcBorders>
              <w:top w:val="nil"/>
              <w:left w:val="nil"/>
              <w:bottom w:val="single" w:sz="4" w:space="0" w:color="auto"/>
              <w:right w:val="single" w:sz="4" w:space="0" w:color="auto"/>
            </w:tcBorders>
            <w:shd w:val="clear" w:color="auto" w:fill="auto"/>
            <w:noWrap/>
            <w:vAlign w:val="bottom"/>
            <w:hideMark/>
          </w:tcPr>
          <w:p w14:paraId="5786242F"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206"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207" w:author="Rhodes" w:date="2018-01-21T11:07:00Z">
                  <w:rPr>
                    <w:rFonts w:ascii="Calibri" w:eastAsia="Times New Roman" w:hAnsi="Calibri" w:cs="Calibri"/>
                    <w:color w:val="000000"/>
                    <w:lang w:val="en-ZA" w:eastAsia="en-ZA"/>
                  </w:rPr>
                </w:rPrChange>
              </w:rPr>
              <w:t xml:space="preserve">Plumbago auriculata* </w:t>
            </w:r>
          </w:p>
        </w:tc>
      </w:tr>
      <w:tr w:rsidR="007D670D" w:rsidRPr="007D670D" w14:paraId="41935CD1" w14:textId="77777777" w:rsidTr="007D670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14:paraId="018701ED" w14:textId="77777777" w:rsidR="007D670D" w:rsidRPr="002C18CC" w:rsidRDefault="007D670D" w:rsidP="007D670D">
            <w:pPr>
              <w:spacing w:before="0" w:after="0" w:line="240" w:lineRule="auto"/>
              <w:rPr>
                <w:rFonts w:ascii="Calibri" w:eastAsia="Times New Roman" w:hAnsi="Calibri" w:cs="Calibri"/>
                <w:i/>
                <w:color w:val="000000"/>
                <w:lang w:val="en-ZA" w:eastAsia="en-ZA"/>
                <w:rPrChange w:id="208" w:author="Rhodes" w:date="2018-01-21T11:07:00Z">
                  <w:rPr>
                    <w:rFonts w:ascii="Calibri" w:eastAsia="Times New Roman" w:hAnsi="Calibri" w:cs="Calibri"/>
                    <w:color w:val="000000"/>
                    <w:lang w:val="en-ZA" w:eastAsia="en-ZA"/>
                  </w:rPr>
                </w:rPrChange>
              </w:rPr>
            </w:pPr>
            <w:r w:rsidRPr="002C18CC">
              <w:rPr>
                <w:rFonts w:ascii="Calibri" w:eastAsia="Times New Roman" w:hAnsi="Calibri" w:cs="Calibri"/>
                <w:i/>
                <w:color w:val="000000"/>
                <w:lang w:val="en-ZA" w:eastAsia="en-ZA"/>
                <w:rPrChange w:id="209" w:author="Rhodes" w:date="2018-01-21T11:07:00Z">
                  <w:rPr>
                    <w:rFonts w:ascii="Calibri" w:eastAsia="Times New Roman" w:hAnsi="Calibri" w:cs="Calibri"/>
                    <w:color w:val="000000"/>
                    <w:lang w:val="en-ZA" w:eastAsia="en-ZA"/>
                  </w:rPr>
                </w:rPrChange>
              </w:rPr>
              <w:t xml:space="preserve">Gymnosporia polyacantha </w:t>
            </w:r>
          </w:p>
        </w:tc>
        <w:tc>
          <w:tcPr>
            <w:tcW w:w="3720" w:type="dxa"/>
            <w:tcBorders>
              <w:top w:val="nil"/>
              <w:left w:val="nil"/>
              <w:bottom w:val="single" w:sz="4" w:space="0" w:color="auto"/>
              <w:right w:val="single" w:sz="4" w:space="0" w:color="auto"/>
            </w:tcBorders>
            <w:shd w:val="clear" w:color="auto" w:fill="auto"/>
            <w:noWrap/>
            <w:vAlign w:val="bottom"/>
            <w:hideMark/>
          </w:tcPr>
          <w:p w14:paraId="336194B9" w14:textId="77777777" w:rsidR="007D670D" w:rsidRPr="007D670D" w:rsidRDefault="007D670D" w:rsidP="007D670D">
            <w:pPr>
              <w:spacing w:before="0" w:after="0" w:line="240" w:lineRule="auto"/>
              <w:rPr>
                <w:rFonts w:ascii="Calibri" w:eastAsia="Times New Roman" w:hAnsi="Calibri" w:cs="Calibri"/>
                <w:color w:val="000000"/>
                <w:lang w:val="en-ZA" w:eastAsia="en-ZA"/>
              </w:rPr>
            </w:pPr>
            <w:r w:rsidRPr="007D670D">
              <w:rPr>
                <w:rFonts w:ascii="Calibri" w:eastAsia="Times New Roman" w:hAnsi="Calibri" w:cs="Calibri"/>
                <w:color w:val="000000"/>
                <w:lang w:val="en-ZA" w:eastAsia="en-ZA"/>
              </w:rPr>
              <w:t> </w:t>
            </w:r>
          </w:p>
        </w:tc>
      </w:tr>
    </w:tbl>
    <w:p w14:paraId="4D5C9A93" w14:textId="77777777" w:rsidR="005818FD" w:rsidRDefault="005818FD" w:rsidP="005621D3"/>
    <w:p w14:paraId="74A2D70F" w14:textId="77777777" w:rsidR="005818FD" w:rsidRDefault="005818FD">
      <w:r>
        <w:br w:type="page"/>
      </w:r>
    </w:p>
    <w:p w14:paraId="26215C9A" w14:textId="77777777" w:rsidR="007D670D" w:rsidRDefault="007D670D" w:rsidP="005621D3"/>
    <w:p w14:paraId="68EA470D" w14:textId="7CAADBAB" w:rsidR="007D670D" w:rsidRDefault="005818FD" w:rsidP="005818FD">
      <w:pPr>
        <w:pStyle w:val="Caption"/>
        <w:keepNext/>
      </w:pPr>
      <w:bookmarkStart w:id="210" w:name="_Toc500766228"/>
      <w:r>
        <w:t xml:space="preserve">Table </w:t>
      </w:r>
      <w:r w:rsidR="009D3D7A">
        <w:fldChar w:fldCharType="begin"/>
      </w:r>
      <w:r w:rsidR="009D3D7A">
        <w:instrText xml:space="preserve"> SEQ Table \* ARABIC </w:instrText>
      </w:r>
      <w:r w:rsidR="009D3D7A">
        <w:fldChar w:fldCharType="separate"/>
      </w:r>
      <w:r w:rsidR="00515232">
        <w:rPr>
          <w:noProof/>
        </w:rPr>
        <w:t>2</w:t>
      </w:r>
      <w:r w:rsidR="009D3D7A">
        <w:rPr>
          <w:noProof/>
        </w:rPr>
        <w:fldChar w:fldCharType="end"/>
      </w:r>
      <w:r>
        <w:t xml:space="preserve">: </w:t>
      </w:r>
      <w:r w:rsidR="007D670D">
        <w:t xml:space="preserve">Below is a list of </w:t>
      </w:r>
      <w:r>
        <w:t xml:space="preserve">thicket </w:t>
      </w:r>
      <w:r w:rsidR="007D670D">
        <w:t xml:space="preserve">species which have allometric equations based on </w:t>
      </w:r>
      <w:ins w:id="211" w:author="Rhodes" w:date="2018-01-22T15:42:00Z">
        <w:r w:rsidR="00055FF6">
          <w:t>cumulativ</w:t>
        </w:r>
        <w:del w:id="212" w:author="Jay Reeler" w:date="2018-01-29T10:00:00Z">
          <w:r w:rsidR="00055FF6" w:rsidDel="003B2744">
            <w:delText>r</w:delText>
          </w:r>
        </w:del>
      </w:ins>
      <w:ins w:id="213" w:author="Jay Reeler" w:date="2018-01-29T10:00:00Z">
        <w:r w:rsidR="003B2744">
          <w:t>e</w:t>
        </w:r>
      </w:ins>
      <w:ins w:id="214" w:author="Rhodes" w:date="2018-01-22T15:42:00Z">
        <w:r w:rsidR="00055FF6">
          <w:t xml:space="preserve"> </w:t>
        </w:r>
      </w:ins>
      <w:r w:rsidR="007D670D">
        <w:t>ba</w:t>
      </w:r>
      <w:r w:rsidR="0091757D">
        <w:t>sal stem diameter</w:t>
      </w:r>
      <w:ins w:id="215" w:author="Rhodes" w:date="2018-01-22T15:42:00Z">
        <w:r w:rsidR="00055FF6">
          <w:t xml:space="preserve"> </w:t>
        </w:r>
        <w:del w:id="216" w:author="Jay Reeler" w:date="2018-01-29T10:00:00Z">
          <w:r w:rsidR="00055FF6" w:rsidDel="003B2744">
            <w:delText xml:space="preserve"> </w:delText>
          </w:r>
        </w:del>
        <w:r w:rsidR="00055FF6">
          <w:t>and canopy area</w:t>
        </w:r>
      </w:ins>
      <w:r w:rsidR="0091757D">
        <w:t xml:space="preserve"> from Powell </w:t>
      </w:r>
      <w:r w:rsidR="007D670D">
        <w:t>2009.</w:t>
      </w:r>
      <w:bookmarkEnd w:id="2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Change w:id="217" w:author="Rhodes" w:date="2018-01-21T12:28:00Z">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PrChange>
      </w:tblPr>
      <w:tblGrid>
        <w:gridCol w:w="1730"/>
        <w:gridCol w:w="783"/>
        <w:gridCol w:w="2677"/>
        <w:gridCol w:w="1730"/>
        <w:tblGridChange w:id="218">
          <w:tblGrid>
            <w:gridCol w:w="1730"/>
            <w:gridCol w:w="783"/>
            <w:gridCol w:w="2677"/>
            <w:gridCol w:w="1730"/>
          </w:tblGrid>
        </w:tblGridChange>
      </w:tblGrid>
      <w:tr w:rsidR="005818FD" w14:paraId="624AA33C" w14:textId="77777777" w:rsidTr="000102B3">
        <w:trPr>
          <w:trHeight w:val="91"/>
          <w:jc w:val="center"/>
          <w:trPrChange w:id="219" w:author="Rhodes" w:date="2018-01-21T12:28:00Z">
            <w:trPr>
              <w:trHeight w:val="91"/>
              <w:jc w:val="center"/>
            </w:trPr>
          </w:trPrChange>
        </w:trPr>
        <w:tc>
          <w:tcPr>
            <w:tcW w:w="1730" w:type="dxa"/>
            <w:vAlign w:val="center"/>
            <w:tcPrChange w:id="220" w:author="Rhodes" w:date="2018-01-21T12:28:00Z">
              <w:tcPr>
                <w:tcW w:w="1730" w:type="dxa"/>
              </w:tcPr>
            </w:tcPrChange>
          </w:tcPr>
          <w:p w14:paraId="7EB4A605" w14:textId="77777777" w:rsidR="005818FD" w:rsidRDefault="005818FD" w:rsidP="00B77BF0">
            <w:pPr>
              <w:pStyle w:val="Default"/>
              <w:rPr>
                <w:sz w:val="20"/>
                <w:szCs w:val="20"/>
              </w:rPr>
            </w:pPr>
            <w:r>
              <w:rPr>
                <w:b/>
                <w:bCs/>
                <w:sz w:val="20"/>
                <w:szCs w:val="20"/>
              </w:rPr>
              <w:t xml:space="preserve">Species </w:t>
            </w:r>
          </w:p>
        </w:tc>
        <w:tc>
          <w:tcPr>
            <w:tcW w:w="783" w:type="dxa"/>
            <w:vAlign w:val="center"/>
            <w:tcPrChange w:id="221" w:author="Rhodes" w:date="2018-01-21T12:28:00Z">
              <w:tcPr>
                <w:tcW w:w="783" w:type="dxa"/>
              </w:tcPr>
            </w:tcPrChange>
          </w:tcPr>
          <w:p w14:paraId="73520806" w14:textId="77777777" w:rsidR="005818FD" w:rsidRDefault="005818FD" w:rsidP="00B77BF0">
            <w:pPr>
              <w:pStyle w:val="Default"/>
              <w:rPr>
                <w:sz w:val="20"/>
                <w:szCs w:val="20"/>
              </w:rPr>
            </w:pPr>
            <w:r>
              <w:rPr>
                <w:b/>
                <w:bCs/>
                <w:sz w:val="20"/>
                <w:szCs w:val="20"/>
              </w:rPr>
              <w:t xml:space="preserve">n </w:t>
            </w:r>
          </w:p>
        </w:tc>
        <w:tc>
          <w:tcPr>
            <w:tcW w:w="2677" w:type="dxa"/>
            <w:vAlign w:val="center"/>
            <w:tcPrChange w:id="222" w:author="Rhodes" w:date="2018-01-21T12:28:00Z">
              <w:tcPr>
                <w:tcW w:w="2677" w:type="dxa"/>
              </w:tcPr>
            </w:tcPrChange>
          </w:tcPr>
          <w:p w14:paraId="2D0AB1E9" w14:textId="77777777" w:rsidR="005818FD" w:rsidRDefault="005818FD" w:rsidP="00B77BF0">
            <w:pPr>
              <w:pStyle w:val="Default"/>
              <w:rPr>
                <w:sz w:val="20"/>
                <w:szCs w:val="20"/>
              </w:rPr>
            </w:pPr>
            <w:r>
              <w:rPr>
                <w:b/>
                <w:bCs/>
                <w:sz w:val="20"/>
                <w:szCs w:val="20"/>
              </w:rPr>
              <w:t xml:space="preserve">R equation </w:t>
            </w:r>
          </w:p>
        </w:tc>
        <w:tc>
          <w:tcPr>
            <w:tcW w:w="1730" w:type="dxa"/>
            <w:vAlign w:val="center"/>
            <w:tcPrChange w:id="223" w:author="Rhodes" w:date="2018-01-21T12:28:00Z">
              <w:tcPr>
                <w:tcW w:w="1730" w:type="dxa"/>
              </w:tcPr>
            </w:tcPrChange>
          </w:tcPr>
          <w:p w14:paraId="0E58087F" w14:textId="77777777" w:rsidR="005818FD" w:rsidRDefault="005818FD" w:rsidP="00B77BF0">
            <w:pPr>
              <w:pStyle w:val="Default"/>
              <w:rPr>
                <w:sz w:val="20"/>
                <w:szCs w:val="20"/>
              </w:rPr>
            </w:pPr>
            <w:r>
              <w:rPr>
                <w:b/>
                <w:bCs/>
                <w:sz w:val="20"/>
                <w:szCs w:val="20"/>
              </w:rPr>
              <w:t>R</w:t>
            </w:r>
            <w:r w:rsidRPr="00F84CD8">
              <w:rPr>
                <w:b/>
                <w:bCs/>
                <w:sz w:val="20"/>
                <w:szCs w:val="20"/>
                <w:vertAlign w:val="superscript"/>
                <w:rPrChange w:id="224" w:author="Rhodes" w:date="2018-01-21T11:10:00Z">
                  <w:rPr>
                    <w:b/>
                    <w:bCs/>
                    <w:sz w:val="20"/>
                    <w:szCs w:val="20"/>
                  </w:rPr>
                </w:rPrChange>
              </w:rPr>
              <w:t>2</w:t>
            </w:r>
            <w:r>
              <w:rPr>
                <w:b/>
                <w:bCs/>
                <w:sz w:val="20"/>
                <w:szCs w:val="20"/>
              </w:rPr>
              <w:t xml:space="preserve"> value </w:t>
            </w:r>
          </w:p>
        </w:tc>
      </w:tr>
      <w:tr w:rsidR="005818FD" w14:paraId="54536AD2" w14:textId="77777777" w:rsidTr="000102B3">
        <w:trPr>
          <w:trHeight w:val="76"/>
          <w:jc w:val="center"/>
          <w:trPrChange w:id="225" w:author="Rhodes" w:date="2018-01-21T12:28:00Z">
            <w:trPr>
              <w:trHeight w:val="76"/>
              <w:jc w:val="center"/>
            </w:trPr>
          </w:trPrChange>
        </w:trPr>
        <w:tc>
          <w:tcPr>
            <w:tcW w:w="1730" w:type="dxa"/>
            <w:vAlign w:val="center"/>
            <w:tcPrChange w:id="226" w:author="Rhodes" w:date="2018-01-21T12:28:00Z">
              <w:tcPr>
                <w:tcW w:w="1730" w:type="dxa"/>
              </w:tcPr>
            </w:tcPrChange>
          </w:tcPr>
          <w:p w14:paraId="6465305A" w14:textId="7E3A24DF" w:rsidR="005818FD" w:rsidRDefault="00F84CD8" w:rsidP="00B77BF0">
            <w:pPr>
              <w:pStyle w:val="Default"/>
              <w:rPr>
                <w:rFonts w:ascii="Arial" w:hAnsi="Arial" w:cs="Arial"/>
                <w:sz w:val="16"/>
                <w:szCs w:val="16"/>
              </w:rPr>
            </w:pPr>
            <w:proofErr w:type="spellStart"/>
            <w:ins w:id="227" w:author="Rhodes" w:date="2018-01-21T11:10:00Z">
              <w:r>
                <w:rPr>
                  <w:rFonts w:ascii="Arial" w:hAnsi="Arial" w:cs="Arial"/>
                  <w:i/>
                  <w:iCs/>
                  <w:sz w:val="16"/>
                  <w:szCs w:val="16"/>
                </w:rPr>
                <w:t>Vachellia</w:t>
              </w:r>
            </w:ins>
            <w:proofErr w:type="spellEnd"/>
            <w:del w:id="228" w:author="Rhodes" w:date="2018-01-21T11:10:00Z">
              <w:r w:rsidR="005818FD" w:rsidDel="00F84CD8">
                <w:rPr>
                  <w:rFonts w:ascii="Arial" w:hAnsi="Arial" w:cs="Arial"/>
                  <w:i/>
                  <w:iCs/>
                  <w:sz w:val="16"/>
                  <w:szCs w:val="16"/>
                </w:rPr>
                <w:delText>Acacia</w:delText>
              </w:r>
            </w:del>
            <w:r w:rsidR="005818FD">
              <w:rPr>
                <w:rFonts w:ascii="Arial" w:hAnsi="Arial" w:cs="Arial"/>
                <w:i/>
                <w:iCs/>
                <w:sz w:val="16"/>
                <w:szCs w:val="16"/>
              </w:rPr>
              <w:t xml:space="preserve"> karroo </w:t>
            </w:r>
          </w:p>
        </w:tc>
        <w:tc>
          <w:tcPr>
            <w:tcW w:w="783" w:type="dxa"/>
            <w:vAlign w:val="center"/>
            <w:tcPrChange w:id="229" w:author="Rhodes" w:date="2018-01-21T12:28:00Z">
              <w:tcPr>
                <w:tcW w:w="783" w:type="dxa"/>
              </w:tcPr>
            </w:tcPrChange>
          </w:tcPr>
          <w:p w14:paraId="18FCDAB1" w14:textId="77777777" w:rsidR="005818FD" w:rsidRDefault="005818FD" w:rsidP="00B77BF0">
            <w:pPr>
              <w:pStyle w:val="Default"/>
              <w:rPr>
                <w:rFonts w:ascii="Arial" w:hAnsi="Arial" w:cs="Arial"/>
                <w:sz w:val="16"/>
                <w:szCs w:val="16"/>
              </w:rPr>
            </w:pPr>
            <w:r>
              <w:rPr>
                <w:rFonts w:ascii="Arial" w:hAnsi="Arial" w:cs="Arial"/>
                <w:sz w:val="16"/>
                <w:szCs w:val="16"/>
              </w:rPr>
              <w:t xml:space="preserve">15 </w:t>
            </w:r>
          </w:p>
        </w:tc>
        <w:tc>
          <w:tcPr>
            <w:tcW w:w="2677" w:type="dxa"/>
            <w:vAlign w:val="center"/>
            <w:tcPrChange w:id="230" w:author="Rhodes" w:date="2018-01-21T12:28:00Z">
              <w:tcPr>
                <w:tcW w:w="2677" w:type="dxa"/>
              </w:tcPr>
            </w:tcPrChange>
          </w:tcPr>
          <w:p w14:paraId="375E84A7"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sz w:val="16"/>
                <w:szCs w:val="16"/>
              </w:rPr>
              <w:t>y (C (kg) = 2.034(</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canopy area (m</w:t>
            </w:r>
            <w:r>
              <w:rPr>
                <w:rFonts w:ascii="Arial" w:hAnsi="Arial" w:cs="Arial"/>
                <w:b/>
                <w:bCs/>
                <w:sz w:val="10"/>
                <w:szCs w:val="10"/>
              </w:rPr>
              <w:t>2</w:t>
            </w:r>
            <w:r>
              <w:rPr>
                <w:rFonts w:ascii="Arial" w:hAnsi="Arial" w:cs="Arial"/>
                <w:sz w:val="16"/>
                <w:szCs w:val="16"/>
              </w:rPr>
              <w:t xml:space="preserve">)) - 1.20113 </w:t>
            </w:r>
          </w:p>
        </w:tc>
        <w:tc>
          <w:tcPr>
            <w:tcW w:w="1730" w:type="dxa"/>
            <w:vAlign w:val="center"/>
            <w:tcPrChange w:id="231" w:author="Rhodes" w:date="2018-01-21T12:28:00Z">
              <w:tcPr>
                <w:tcW w:w="1730" w:type="dxa"/>
              </w:tcPr>
            </w:tcPrChange>
          </w:tcPr>
          <w:p w14:paraId="4013D807" w14:textId="77777777" w:rsidR="005818FD" w:rsidRDefault="005818FD" w:rsidP="00B77BF0">
            <w:pPr>
              <w:pStyle w:val="Default"/>
              <w:rPr>
                <w:rFonts w:ascii="Arial" w:hAnsi="Arial" w:cs="Arial"/>
                <w:sz w:val="16"/>
                <w:szCs w:val="16"/>
              </w:rPr>
            </w:pPr>
            <w:del w:id="232" w:author="Rhodes" w:date="2018-01-21T11:10:00Z">
              <w:r w:rsidDel="00F84CD8">
                <w:rPr>
                  <w:rFonts w:ascii="Arial" w:hAnsi="Arial" w:cs="Arial"/>
                  <w:sz w:val="16"/>
                  <w:szCs w:val="16"/>
                </w:rPr>
                <w:delText xml:space="preserve">R2 = </w:delText>
              </w:r>
            </w:del>
            <w:r>
              <w:rPr>
                <w:rFonts w:ascii="Arial" w:hAnsi="Arial" w:cs="Arial"/>
                <w:sz w:val="16"/>
                <w:szCs w:val="16"/>
              </w:rPr>
              <w:t xml:space="preserve">0.9513 </w:t>
            </w:r>
          </w:p>
        </w:tc>
      </w:tr>
      <w:tr w:rsidR="005818FD" w14:paraId="22CB6FF2" w14:textId="77777777" w:rsidTr="000102B3">
        <w:trPr>
          <w:trHeight w:val="76"/>
          <w:jc w:val="center"/>
          <w:trPrChange w:id="233" w:author="Rhodes" w:date="2018-01-21T12:28:00Z">
            <w:trPr>
              <w:trHeight w:val="76"/>
              <w:jc w:val="center"/>
            </w:trPr>
          </w:trPrChange>
        </w:trPr>
        <w:tc>
          <w:tcPr>
            <w:tcW w:w="1730" w:type="dxa"/>
            <w:vAlign w:val="center"/>
            <w:tcPrChange w:id="234" w:author="Rhodes" w:date="2018-01-21T12:28:00Z">
              <w:tcPr>
                <w:tcW w:w="1730" w:type="dxa"/>
              </w:tcPr>
            </w:tcPrChange>
          </w:tcPr>
          <w:p w14:paraId="1F35D1CF" w14:textId="77777777" w:rsidR="005818FD" w:rsidRDefault="005818FD" w:rsidP="00B77BF0">
            <w:pPr>
              <w:pStyle w:val="Default"/>
              <w:rPr>
                <w:rFonts w:ascii="Arial" w:hAnsi="Arial" w:cs="Arial"/>
                <w:sz w:val="16"/>
                <w:szCs w:val="16"/>
              </w:rPr>
            </w:pPr>
            <w:r>
              <w:rPr>
                <w:rFonts w:ascii="Arial" w:hAnsi="Arial" w:cs="Arial"/>
                <w:i/>
                <w:iCs/>
                <w:sz w:val="16"/>
                <w:szCs w:val="16"/>
              </w:rPr>
              <w:t xml:space="preserve">Aloe ferox </w:t>
            </w:r>
          </w:p>
        </w:tc>
        <w:tc>
          <w:tcPr>
            <w:tcW w:w="783" w:type="dxa"/>
            <w:vAlign w:val="center"/>
            <w:tcPrChange w:id="235" w:author="Rhodes" w:date="2018-01-21T12:28:00Z">
              <w:tcPr>
                <w:tcW w:w="783" w:type="dxa"/>
              </w:tcPr>
            </w:tcPrChange>
          </w:tcPr>
          <w:p w14:paraId="6EBEABAB" w14:textId="77777777" w:rsidR="005818FD" w:rsidRDefault="005818FD" w:rsidP="00B77BF0">
            <w:pPr>
              <w:pStyle w:val="Default"/>
              <w:rPr>
                <w:rFonts w:ascii="Arial" w:hAnsi="Arial" w:cs="Arial"/>
                <w:sz w:val="16"/>
                <w:szCs w:val="16"/>
              </w:rPr>
            </w:pPr>
            <w:r>
              <w:rPr>
                <w:rFonts w:ascii="Arial" w:hAnsi="Arial" w:cs="Arial"/>
                <w:i/>
                <w:iCs/>
                <w:sz w:val="16"/>
                <w:szCs w:val="16"/>
              </w:rPr>
              <w:t xml:space="preserve">25 </w:t>
            </w:r>
          </w:p>
        </w:tc>
        <w:tc>
          <w:tcPr>
            <w:tcW w:w="2677" w:type="dxa"/>
            <w:vAlign w:val="center"/>
            <w:tcPrChange w:id="236" w:author="Rhodes" w:date="2018-01-21T12:28:00Z">
              <w:tcPr>
                <w:tcW w:w="2677" w:type="dxa"/>
              </w:tcPr>
            </w:tcPrChange>
          </w:tcPr>
          <w:p w14:paraId="23CCA52D"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i/>
                <w:iCs/>
                <w:sz w:val="16"/>
                <w:szCs w:val="16"/>
              </w:rPr>
              <w:t xml:space="preserve">y </w:t>
            </w:r>
            <w:r>
              <w:rPr>
                <w:rFonts w:ascii="Arial" w:hAnsi="Arial" w:cs="Arial"/>
                <w:sz w:val="16"/>
                <w:szCs w:val="16"/>
              </w:rPr>
              <w:t xml:space="preserve">(C (kg) </w:t>
            </w:r>
            <w:r>
              <w:rPr>
                <w:rFonts w:ascii="Arial" w:hAnsi="Arial" w:cs="Arial"/>
                <w:i/>
                <w:iCs/>
                <w:sz w:val="16"/>
                <w:szCs w:val="16"/>
              </w:rPr>
              <w:t>= 1.4306</w:t>
            </w:r>
            <w:r>
              <w:rPr>
                <w:rFonts w:ascii="Arial" w:hAnsi="Arial" w:cs="Arial"/>
                <w:sz w:val="16"/>
                <w:szCs w:val="16"/>
              </w:rPr>
              <w:t>(</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CBSA (m</w:t>
            </w:r>
            <w:r>
              <w:rPr>
                <w:rFonts w:ascii="Arial" w:hAnsi="Arial" w:cs="Arial"/>
                <w:b/>
                <w:bCs/>
                <w:sz w:val="10"/>
                <w:szCs w:val="10"/>
              </w:rPr>
              <w:t>2</w:t>
            </w:r>
            <w:r>
              <w:rPr>
                <w:rFonts w:ascii="Arial" w:hAnsi="Arial" w:cs="Arial"/>
                <w:sz w:val="16"/>
                <w:szCs w:val="16"/>
              </w:rPr>
              <w:t xml:space="preserve">)) </w:t>
            </w:r>
            <w:r>
              <w:rPr>
                <w:rFonts w:ascii="Arial" w:hAnsi="Arial" w:cs="Arial"/>
                <w:i/>
                <w:iCs/>
                <w:sz w:val="16"/>
                <w:szCs w:val="16"/>
              </w:rPr>
              <w:t xml:space="preserve">+ 3.6975 </w:t>
            </w:r>
          </w:p>
        </w:tc>
        <w:tc>
          <w:tcPr>
            <w:tcW w:w="1730" w:type="dxa"/>
            <w:vAlign w:val="center"/>
            <w:tcPrChange w:id="237" w:author="Rhodes" w:date="2018-01-21T12:28:00Z">
              <w:tcPr>
                <w:tcW w:w="1730" w:type="dxa"/>
              </w:tcPr>
            </w:tcPrChange>
          </w:tcPr>
          <w:p w14:paraId="7CE9721B" w14:textId="77777777" w:rsidR="005818FD" w:rsidRDefault="005818FD" w:rsidP="00B77BF0">
            <w:pPr>
              <w:pStyle w:val="Default"/>
              <w:rPr>
                <w:rFonts w:ascii="Arial" w:hAnsi="Arial" w:cs="Arial"/>
                <w:sz w:val="16"/>
                <w:szCs w:val="16"/>
              </w:rPr>
            </w:pPr>
            <w:del w:id="238" w:author="Rhodes" w:date="2018-01-21T11:10:00Z">
              <w:r w:rsidDel="00F84CD8">
                <w:rPr>
                  <w:rFonts w:ascii="Arial" w:hAnsi="Arial" w:cs="Arial"/>
                  <w:sz w:val="16"/>
                  <w:szCs w:val="16"/>
                </w:rPr>
                <w:delText xml:space="preserve">R2 = </w:delText>
              </w:r>
            </w:del>
            <w:r>
              <w:rPr>
                <w:rFonts w:ascii="Arial" w:hAnsi="Arial" w:cs="Arial"/>
                <w:sz w:val="16"/>
                <w:szCs w:val="16"/>
              </w:rPr>
              <w:t xml:space="preserve">0.7780 </w:t>
            </w:r>
          </w:p>
        </w:tc>
      </w:tr>
      <w:tr w:rsidR="005818FD" w14:paraId="78DFC0E0" w14:textId="77777777" w:rsidTr="000102B3">
        <w:trPr>
          <w:trHeight w:val="76"/>
          <w:jc w:val="center"/>
          <w:trPrChange w:id="239" w:author="Rhodes" w:date="2018-01-21T12:28:00Z">
            <w:trPr>
              <w:trHeight w:val="76"/>
              <w:jc w:val="center"/>
            </w:trPr>
          </w:trPrChange>
        </w:trPr>
        <w:tc>
          <w:tcPr>
            <w:tcW w:w="1730" w:type="dxa"/>
            <w:vAlign w:val="center"/>
            <w:tcPrChange w:id="240" w:author="Rhodes" w:date="2018-01-21T12:28:00Z">
              <w:tcPr>
                <w:tcW w:w="1730" w:type="dxa"/>
              </w:tcPr>
            </w:tcPrChange>
          </w:tcPr>
          <w:p w14:paraId="71924D62" w14:textId="77777777" w:rsidR="005818FD" w:rsidRDefault="005818FD" w:rsidP="00B77BF0">
            <w:pPr>
              <w:pStyle w:val="Default"/>
              <w:rPr>
                <w:rFonts w:ascii="Arial" w:hAnsi="Arial" w:cs="Arial"/>
                <w:sz w:val="16"/>
                <w:szCs w:val="16"/>
              </w:rPr>
            </w:pPr>
            <w:r>
              <w:rPr>
                <w:rFonts w:ascii="Arial" w:hAnsi="Arial" w:cs="Arial"/>
                <w:i/>
                <w:iCs/>
                <w:sz w:val="16"/>
                <w:szCs w:val="16"/>
              </w:rPr>
              <w:t xml:space="preserve">Crassula ovata </w:t>
            </w:r>
          </w:p>
        </w:tc>
        <w:tc>
          <w:tcPr>
            <w:tcW w:w="783" w:type="dxa"/>
            <w:vAlign w:val="center"/>
            <w:tcPrChange w:id="241" w:author="Rhodes" w:date="2018-01-21T12:28:00Z">
              <w:tcPr>
                <w:tcW w:w="783" w:type="dxa"/>
              </w:tcPr>
            </w:tcPrChange>
          </w:tcPr>
          <w:p w14:paraId="14AFAAD4" w14:textId="77777777" w:rsidR="005818FD" w:rsidRDefault="005818FD" w:rsidP="00B77BF0">
            <w:pPr>
              <w:pStyle w:val="Default"/>
              <w:rPr>
                <w:rFonts w:ascii="Arial" w:hAnsi="Arial" w:cs="Arial"/>
                <w:sz w:val="16"/>
                <w:szCs w:val="16"/>
              </w:rPr>
            </w:pPr>
            <w:r>
              <w:rPr>
                <w:rFonts w:ascii="Arial" w:hAnsi="Arial" w:cs="Arial"/>
                <w:sz w:val="16"/>
                <w:szCs w:val="16"/>
              </w:rPr>
              <w:t xml:space="preserve">21 </w:t>
            </w:r>
          </w:p>
        </w:tc>
        <w:tc>
          <w:tcPr>
            <w:tcW w:w="2677" w:type="dxa"/>
            <w:vAlign w:val="center"/>
            <w:tcPrChange w:id="242" w:author="Rhodes" w:date="2018-01-21T12:28:00Z">
              <w:tcPr>
                <w:tcW w:w="2677" w:type="dxa"/>
              </w:tcPr>
            </w:tcPrChange>
          </w:tcPr>
          <w:p w14:paraId="3239552B"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sz w:val="16"/>
                <w:szCs w:val="16"/>
              </w:rPr>
              <w:t>y (C (kg) = 1.1337(</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CBSA (m</w:t>
            </w:r>
            <w:r>
              <w:rPr>
                <w:rFonts w:ascii="Arial" w:hAnsi="Arial" w:cs="Arial"/>
                <w:b/>
                <w:bCs/>
                <w:sz w:val="10"/>
                <w:szCs w:val="10"/>
              </w:rPr>
              <w:t>2</w:t>
            </w:r>
            <w:r>
              <w:rPr>
                <w:rFonts w:ascii="Arial" w:hAnsi="Arial" w:cs="Arial"/>
                <w:sz w:val="16"/>
                <w:szCs w:val="16"/>
              </w:rPr>
              <w:t xml:space="preserve">)) + 1.9764 </w:t>
            </w:r>
          </w:p>
        </w:tc>
        <w:tc>
          <w:tcPr>
            <w:tcW w:w="1730" w:type="dxa"/>
            <w:vAlign w:val="center"/>
            <w:tcPrChange w:id="243" w:author="Rhodes" w:date="2018-01-21T12:28:00Z">
              <w:tcPr>
                <w:tcW w:w="1730" w:type="dxa"/>
              </w:tcPr>
            </w:tcPrChange>
          </w:tcPr>
          <w:p w14:paraId="5C851767" w14:textId="77777777" w:rsidR="005818FD" w:rsidRDefault="005818FD" w:rsidP="00B77BF0">
            <w:pPr>
              <w:pStyle w:val="Default"/>
              <w:rPr>
                <w:rFonts w:ascii="Arial" w:hAnsi="Arial" w:cs="Arial"/>
                <w:sz w:val="16"/>
                <w:szCs w:val="16"/>
              </w:rPr>
            </w:pPr>
            <w:del w:id="244" w:author="Rhodes" w:date="2018-01-21T11:10:00Z">
              <w:r w:rsidDel="00F84CD8">
                <w:rPr>
                  <w:rFonts w:ascii="Arial" w:hAnsi="Arial" w:cs="Arial"/>
                  <w:sz w:val="16"/>
                  <w:szCs w:val="16"/>
                </w:rPr>
                <w:delText xml:space="preserve">R2 = </w:delText>
              </w:r>
            </w:del>
            <w:r>
              <w:rPr>
                <w:rFonts w:ascii="Arial" w:hAnsi="Arial" w:cs="Arial"/>
                <w:sz w:val="16"/>
                <w:szCs w:val="16"/>
              </w:rPr>
              <w:t xml:space="preserve">0.9672 </w:t>
            </w:r>
          </w:p>
        </w:tc>
      </w:tr>
      <w:tr w:rsidR="005818FD" w14:paraId="707B545D" w14:textId="77777777" w:rsidTr="000102B3">
        <w:trPr>
          <w:trHeight w:val="76"/>
          <w:jc w:val="center"/>
          <w:trPrChange w:id="245" w:author="Rhodes" w:date="2018-01-21T12:28:00Z">
            <w:trPr>
              <w:trHeight w:val="76"/>
              <w:jc w:val="center"/>
            </w:trPr>
          </w:trPrChange>
        </w:trPr>
        <w:tc>
          <w:tcPr>
            <w:tcW w:w="1730" w:type="dxa"/>
            <w:vAlign w:val="center"/>
            <w:tcPrChange w:id="246" w:author="Rhodes" w:date="2018-01-21T12:28:00Z">
              <w:tcPr>
                <w:tcW w:w="1730" w:type="dxa"/>
              </w:tcPr>
            </w:tcPrChange>
          </w:tcPr>
          <w:p w14:paraId="3AF7583F" w14:textId="77777777" w:rsidR="005818FD" w:rsidRDefault="005818FD" w:rsidP="00B77BF0">
            <w:pPr>
              <w:pStyle w:val="Default"/>
              <w:rPr>
                <w:rFonts w:ascii="Arial" w:hAnsi="Arial" w:cs="Arial"/>
                <w:sz w:val="16"/>
                <w:szCs w:val="16"/>
              </w:rPr>
            </w:pPr>
            <w:r>
              <w:rPr>
                <w:rFonts w:ascii="Arial" w:hAnsi="Arial" w:cs="Arial"/>
                <w:i/>
                <w:iCs/>
                <w:sz w:val="16"/>
                <w:szCs w:val="16"/>
              </w:rPr>
              <w:t xml:space="preserve">Ehretia rigida </w:t>
            </w:r>
          </w:p>
        </w:tc>
        <w:tc>
          <w:tcPr>
            <w:tcW w:w="783" w:type="dxa"/>
            <w:vAlign w:val="center"/>
            <w:tcPrChange w:id="247" w:author="Rhodes" w:date="2018-01-21T12:28:00Z">
              <w:tcPr>
                <w:tcW w:w="783" w:type="dxa"/>
              </w:tcPr>
            </w:tcPrChange>
          </w:tcPr>
          <w:p w14:paraId="3E0140EE" w14:textId="77777777" w:rsidR="005818FD" w:rsidRDefault="005818FD" w:rsidP="00B77BF0">
            <w:pPr>
              <w:pStyle w:val="Default"/>
              <w:rPr>
                <w:rFonts w:ascii="Arial" w:hAnsi="Arial" w:cs="Arial"/>
                <w:sz w:val="16"/>
                <w:szCs w:val="16"/>
              </w:rPr>
            </w:pPr>
            <w:r>
              <w:rPr>
                <w:rFonts w:ascii="Arial" w:hAnsi="Arial" w:cs="Arial"/>
                <w:sz w:val="16"/>
                <w:szCs w:val="16"/>
              </w:rPr>
              <w:t xml:space="preserve">24 </w:t>
            </w:r>
          </w:p>
        </w:tc>
        <w:tc>
          <w:tcPr>
            <w:tcW w:w="2677" w:type="dxa"/>
            <w:vAlign w:val="center"/>
            <w:tcPrChange w:id="248" w:author="Rhodes" w:date="2018-01-21T12:28:00Z">
              <w:tcPr>
                <w:tcW w:w="2677" w:type="dxa"/>
              </w:tcPr>
            </w:tcPrChange>
          </w:tcPr>
          <w:p w14:paraId="5124AE58"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sz w:val="16"/>
                <w:szCs w:val="16"/>
              </w:rPr>
              <w:t>y (C (kg) = 0.9623(</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CBSA (m</w:t>
            </w:r>
            <w:r>
              <w:rPr>
                <w:rFonts w:ascii="Arial" w:hAnsi="Arial" w:cs="Arial"/>
                <w:b/>
                <w:bCs/>
                <w:sz w:val="10"/>
                <w:szCs w:val="10"/>
              </w:rPr>
              <w:t>2</w:t>
            </w:r>
            <w:r>
              <w:rPr>
                <w:rFonts w:ascii="Arial" w:hAnsi="Arial" w:cs="Arial"/>
                <w:sz w:val="16"/>
                <w:szCs w:val="16"/>
              </w:rPr>
              <w:t xml:space="preserve">)) + 2.485 </w:t>
            </w:r>
          </w:p>
        </w:tc>
        <w:tc>
          <w:tcPr>
            <w:tcW w:w="1730" w:type="dxa"/>
            <w:vAlign w:val="center"/>
            <w:tcPrChange w:id="249" w:author="Rhodes" w:date="2018-01-21T12:28:00Z">
              <w:tcPr>
                <w:tcW w:w="1730" w:type="dxa"/>
              </w:tcPr>
            </w:tcPrChange>
          </w:tcPr>
          <w:p w14:paraId="0741558A" w14:textId="4BB10D44" w:rsidR="005818FD" w:rsidRDefault="005818FD" w:rsidP="00B77BF0">
            <w:pPr>
              <w:pStyle w:val="Default"/>
              <w:rPr>
                <w:rFonts w:ascii="Arial" w:hAnsi="Arial" w:cs="Arial"/>
                <w:sz w:val="16"/>
                <w:szCs w:val="16"/>
              </w:rPr>
            </w:pPr>
            <w:del w:id="250" w:author="Rhodes" w:date="2018-01-21T12:27:00Z">
              <w:r w:rsidDel="000102B3">
                <w:rPr>
                  <w:rFonts w:ascii="Arial" w:hAnsi="Arial" w:cs="Arial"/>
                  <w:sz w:val="16"/>
                  <w:szCs w:val="16"/>
                </w:rPr>
                <w:delText>R2 =</w:delText>
              </w:r>
            </w:del>
            <w:ins w:id="251" w:author="Rhodes" w:date="2018-01-21T12:27:00Z">
              <w:r w:rsidR="000102B3">
                <w:rPr>
                  <w:rFonts w:ascii="Arial" w:hAnsi="Arial" w:cs="Arial"/>
                  <w:sz w:val="16"/>
                  <w:szCs w:val="16"/>
                </w:rPr>
                <w:t xml:space="preserve"> </w:t>
              </w:r>
            </w:ins>
            <w:r>
              <w:rPr>
                <w:rFonts w:ascii="Arial" w:hAnsi="Arial" w:cs="Arial"/>
                <w:sz w:val="16"/>
                <w:szCs w:val="16"/>
              </w:rPr>
              <w:t xml:space="preserve"> 0.6343 </w:t>
            </w:r>
          </w:p>
        </w:tc>
      </w:tr>
      <w:tr w:rsidR="005818FD" w14:paraId="70693032" w14:textId="77777777" w:rsidTr="000102B3">
        <w:trPr>
          <w:trHeight w:val="76"/>
          <w:jc w:val="center"/>
          <w:trPrChange w:id="252" w:author="Rhodes" w:date="2018-01-21T12:28:00Z">
            <w:trPr>
              <w:trHeight w:val="76"/>
              <w:jc w:val="center"/>
            </w:trPr>
          </w:trPrChange>
        </w:trPr>
        <w:tc>
          <w:tcPr>
            <w:tcW w:w="1730" w:type="dxa"/>
            <w:vAlign w:val="center"/>
            <w:tcPrChange w:id="253" w:author="Rhodes" w:date="2018-01-21T12:28:00Z">
              <w:tcPr>
                <w:tcW w:w="1730" w:type="dxa"/>
              </w:tcPr>
            </w:tcPrChange>
          </w:tcPr>
          <w:p w14:paraId="46606DB2" w14:textId="77777777" w:rsidR="005818FD" w:rsidRDefault="005818FD" w:rsidP="00B77BF0">
            <w:pPr>
              <w:pStyle w:val="Default"/>
              <w:rPr>
                <w:rFonts w:ascii="Arial" w:hAnsi="Arial" w:cs="Arial"/>
                <w:sz w:val="16"/>
                <w:szCs w:val="16"/>
              </w:rPr>
            </w:pPr>
            <w:r>
              <w:rPr>
                <w:rFonts w:ascii="Arial" w:hAnsi="Arial" w:cs="Arial"/>
                <w:i/>
                <w:iCs/>
                <w:sz w:val="16"/>
                <w:szCs w:val="16"/>
              </w:rPr>
              <w:t xml:space="preserve">Euphorbia grandidens </w:t>
            </w:r>
          </w:p>
        </w:tc>
        <w:tc>
          <w:tcPr>
            <w:tcW w:w="783" w:type="dxa"/>
            <w:vAlign w:val="center"/>
            <w:tcPrChange w:id="254" w:author="Rhodes" w:date="2018-01-21T12:28:00Z">
              <w:tcPr>
                <w:tcW w:w="783" w:type="dxa"/>
              </w:tcPr>
            </w:tcPrChange>
          </w:tcPr>
          <w:p w14:paraId="7C5D0D84" w14:textId="77777777" w:rsidR="005818FD" w:rsidRDefault="005818FD" w:rsidP="00B77BF0">
            <w:pPr>
              <w:pStyle w:val="Default"/>
              <w:rPr>
                <w:rFonts w:ascii="Arial" w:hAnsi="Arial" w:cs="Arial"/>
                <w:sz w:val="16"/>
                <w:szCs w:val="16"/>
              </w:rPr>
            </w:pPr>
            <w:r>
              <w:rPr>
                <w:rFonts w:ascii="Arial" w:hAnsi="Arial" w:cs="Arial"/>
                <w:sz w:val="16"/>
                <w:szCs w:val="16"/>
              </w:rPr>
              <w:t xml:space="preserve">25 </w:t>
            </w:r>
          </w:p>
        </w:tc>
        <w:tc>
          <w:tcPr>
            <w:tcW w:w="2677" w:type="dxa"/>
            <w:vAlign w:val="center"/>
            <w:tcPrChange w:id="255" w:author="Rhodes" w:date="2018-01-21T12:28:00Z">
              <w:tcPr>
                <w:tcW w:w="2677" w:type="dxa"/>
              </w:tcPr>
            </w:tcPrChange>
          </w:tcPr>
          <w:p w14:paraId="18DC8893"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sz w:val="16"/>
                <w:szCs w:val="16"/>
              </w:rPr>
              <w:t>y (C (kg) = (</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CBSA (m</w:t>
            </w:r>
            <w:r>
              <w:rPr>
                <w:rFonts w:ascii="Arial" w:hAnsi="Arial" w:cs="Arial"/>
                <w:b/>
                <w:bCs/>
                <w:sz w:val="10"/>
                <w:szCs w:val="10"/>
              </w:rPr>
              <w:t>2</w:t>
            </w:r>
            <w:r>
              <w:rPr>
                <w:rFonts w:ascii="Arial" w:hAnsi="Arial" w:cs="Arial"/>
                <w:sz w:val="16"/>
                <w:szCs w:val="16"/>
              </w:rPr>
              <w:t xml:space="preserve">)) </w:t>
            </w:r>
          </w:p>
        </w:tc>
        <w:tc>
          <w:tcPr>
            <w:tcW w:w="1730" w:type="dxa"/>
            <w:vAlign w:val="center"/>
            <w:tcPrChange w:id="256" w:author="Rhodes" w:date="2018-01-21T12:28:00Z">
              <w:tcPr>
                <w:tcW w:w="1730" w:type="dxa"/>
              </w:tcPr>
            </w:tcPrChange>
          </w:tcPr>
          <w:p w14:paraId="5F70408C" w14:textId="487B1D47" w:rsidR="005818FD" w:rsidRDefault="005818FD" w:rsidP="00B77BF0">
            <w:pPr>
              <w:pStyle w:val="Default"/>
              <w:rPr>
                <w:rFonts w:ascii="Arial" w:hAnsi="Arial" w:cs="Arial"/>
                <w:sz w:val="16"/>
                <w:szCs w:val="16"/>
              </w:rPr>
            </w:pPr>
            <w:del w:id="257" w:author="Rhodes" w:date="2018-01-21T12:27:00Z">
              <w:r w:rsidDel="000102B3">
                <w:rPr>
                  <w:rFonts w:ascii="Arial" w:hAnsi="Arial" w:cs="Arial"/>
                  <w:sz w:val="16"/>
                  <w:szCs w:val="16"/>
                </w:rPr>
                <w:delText>R2 =</w:delText>
              </w:r>
            </w:del>
            <w:ins w:id="258" w:author="Rhodes" w:date="2018-01-21T12:27:00Z">
              <w:r w:rsidR="000102B3">
                <w:rPr>
                  <w:rFonts w:ascii="Arial" w:hAnsi="Arial" w:cs="Arial"/>
                  <w:sz w:val="16"/>
                  <w:szCs w:val="16"/>
                </w:rPr>
                <w:t xml:space="preserve"> </w:t>
              </w:r>
            </w:ins>
            <w:r>
              <w:rPr>
                <w:rFonts w:ascii="Arial" w:hAnsi="Arial" w:cs="Arial"/>
                <w:sz w:val="16"/>
                <w:szCs w:val="16"/>
              </w:rPr>
              <w:t xml:space="preserve"> 0.9249 </w:t>
            </w:r>
          </w:p>
        </w:tc>
      </w:tr>
      <w:tr w:rsidR="005818FD" w14:paraId="6C67CD95" w14:textId="77777777" w:rsidTr="000102B3">
        <w:trPr>
          <w:trHeight w:val="76"/>
          <w:jc w:val="center"/>
          <w:trPrChange w:id="259" w:author="Rhodes" w:date="2018-01-21T12:28:00Z">
            <w:trPr>
              <w:trHeight w:val="76"/>
              <w:jc w:val="center"/>
            </w:trPr>
          </w:trPrChange>
        </w:trPr>
        <w:tc>
          <w:tcPr>
            <w:tcW w:w="1730" w:type="dxa"/>
            <w:vAlign w:val="center"/>
            <w:tcPrChange w:id="260" w:author="Rhodes" w:date="2018-01-21T12:28:00Z">
              <w:tcPr>
                <w:tcW w:w="1730" w:type="dxa"/>
              </w:tcPr>
            </w:tcPrChange>
          </w:tcPr>
          <w:p w14:paraId="0E6AD93D" w14:textId="77777777" w:rsidR="005818FD" w:rsidRDefault="005818FD" w:rsidP="00B77BF0">
            <w:pPr>
              <w:pStyle w:val="Default"/>
              <w:rPr>
                <w:rFonts w:ascii="Arial" w:hAnsi="Arial" w:cs="Arial"/>
                <w:sz w:val="16"/>
                <w:szCs w:val="16"/>
              </w:rPr>
            </w:pPr>
            <w:r>
              <w:rPr>
                <w:rFonts w:ascii="Arial" w:hAnsi="Arial" w:cs="Arial"/>
                <w:i/>
                <w:iCs/>
                <w:sz w:val="16"/>
                <w:szCs w:val="16"/>
              </w:rPr>
              <w:t xml:space="preserve">Grewia robusta </w:t>
            </w:r>
          </w:p>
        </w:tc>
        <w:tc>
          <w:tcPr>
            <w:tcW w:w="783" w:type="dxa"/>
            <w:vAlign w:val="center"/>
            <w:tcPrChange w:id="261" w:author="Rhodes" w:date="2018-01-21T12:28:00Z">
              <w:tcPr>
                <w:tcW w:w="783" w:type="dxa"/>
              </w:tcPr>
            </w:tcPrChange>
          </w:tcPr>
          <w:p w14:paraId="341CC25E" w14:textId="77777777" w:rsidR="005818FD" w:rsidRDefault="005818FD" w:rsidP="00B77BF0">
            <w:pPr>
              <w:pStyle w:val="Default"/>
              <w:rPr>
                <w:rFonts w:ascii="Arial" w:hAnsi="Arial" w:cs="Arial"/>
                <w:sz w:val="16"/>
                <w:szCs w:val="16"/>
              </w:rPr>
            </w:pPr>
            <w:r>
              <w:rPr>
                <w:rFonts w:ascii="Arial" w:hAnsi="Arial" w:cs="Arial"/>
                <w:sz w:val="16"/>
                <w:szCs w:val="16"/>
              </w:rPr>
              <w:t xml:space="preserve">37 </w:t>
            </w:r>
          </w:p>
        </w:tc>
        <w:tc>
          <w:tcPr>
            <w:tcW w:w="2677" w:type="dxa"/>
            <w:vAlign w:val="center"/>
            <w:tcPrChange w:id="262" w:author="Rhodes" w:date="2018-01-21T12:28:00Z">
              <w:tcPr>
                <w:tcW w:w="2677" w:type="dxa"/>
              </w:tcPr>
            </w:tcPrChange>
          </w:tcPr>
          <w:p w14:paraId="4E595562"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sz w:val="16"/>
                <w:szCs w:val="16"/>
              </w:rPr>
              <w:t>y (C (kg) = 1.0044(</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canopy area (m</w:t>
            </w:r>
            <w:r>
              <w:rPr>
                <w:rFonts w:ascii="Arial" w:hAnsi="Arial" w:cs="Arial"/>
                <w:b/>
                <w:bCs/>
                <w:sz w:val="10"/>
                <w:szCs w:val="10"/>
              </w:rPr>
              <w:t>2</w:t>
            </w:r>
            <w:r>
              <w:rPr>
                <w:rFonts w:ascii="Arial" w:hAnsi="Arial" w:cs="Arial"/>
                <w:sz w:val="16"/>
                <w:szCs w:val="16"/>
              </w:rPr>
              <w:t xml:space="preserve">)) – 0.6259 </w:t>
            </w:r>
          </w:p>
        </w:tc>
        <w:tc>
          <w:tcPr>
            <w:tcW w:w="1730" w:type="dxa"/>
            <w:vAlign w:val="center"/>
            <w:tcPrChange w:id="263" w:author="Rhodes" w:date="2018-01-21T12:28:00Z">
              <w:tcPr>
                <w:tcW w:w="1730" w:type="dxa"/>
              </w:tcPr>
            </w:tcPrChange>
          </w:tcPr>
          <w:p w14:paraId="542D6425" w14:textId="26CC8B96" w:rsidR="005818FD" w:rsidRDefault="005818FD" w:rsidP="00B77BF0">
            <w:pPr>
              <w:pStyle w:val="Default"/>
              <w:rPr>
                <w:rFonts w:ascii="Arial" w:hAnsi="Arial" w:cs="Arial"/>
                <w:sz w:val="16"/>
                <w:szCs w:val="16"/>
              </w:rPr>
            </w:pPr>
            <w:del w:id="264" w:author="Rhodes" w:date="2018-01-21T12:27:00Z">
              <w:r w:rsidDel="000102B3">
                <w:rPr>
                  <w:rFonts w:ascii="Arial" w:hAnsi="Arial" w:cs="Arial"/>
                  <w:sz w:val="16"/>
                  <w:szCs w:val="16"/>
                </w:rPr>
                <w:delText>R2 =</w:delText>
              </w:r>
            </w:del>
            <w:ins w:id="265" w:author="Rhodes" w:date="2018-01-21T12:27:00Z">
              <w:r w:rsidR="000102B3">
                <w:rPr>
                  <w:rFonts w:ascii="Arial" w:hAnsi="Arial" w:cs="Arial"/>
                  <w:sz w:val="16"/>
                  <w:szCs w:val="16"/>
                </w:rPr>
                <w:t xml:space="preserve"> </w:t>
              </w:r>
            </w:ins>
            <w:r>
              <w:rPr>
                <w:rFonts w:ascii="Arial" w:hAnsi="Arial" w:cs="Arial"/>
                <w:sz w:val="16"/>
                <w:szCs w:val="16"/>
              </w:rPr>
              <w:t xml:space="preserve"> 0.8502 </w:t>
            </w:r>
          </w:p>
        </w:tc>
      </w:tr>
      <w:tr w:rsidR="005818FD" w14:paraId="43F08082" w14:textId="77777777" w:rsidTr="000102B3">
        <w:trPr>
          <w:trHeight w:val="76"/>
          <w:jc w:val="center"/>
          <w:trPrChange w:id="266" w:author="Rhodes" w:date="2018-01-21T12:28:00Z">
            <w:trPr>
              <w:trHeight w:val="76"/>
              <w:jc w:val="center"/>
            </w:trPr>
          </w:trPrChange>
        </w:trPr>
        <w:tc>
          <w:tcPr>
            <w:tcW w:w="1730" w:type="dxa"/>
            <w:vAlign w:val="center"/>
            <w:tcPrChange w:id="267" w:author="Rhodes" w:date="2018-01-21T12:28:00Z">
              <w:tcPr>
                <w:tcW w:w="1730" w:type="dxa"/>
              </w:tcPr>
            </w:tcPrChange>
          </w:tcPr>
          <w:p w14:paraId="6546CDC7" w14:textId="77777777" w:rsidR="005818FD" w:rsidRDefault="005818FD" w:rsidP="00B77BF0">
            <w:pPr>
              <w:pStyle w:val="Default"/>
              <w:rPr>
                <w:rFonts w:ascii="Arial" w:hAnsi="Arial" w:cs="Arial"/>
                <w:sz w:val="16"/>
                <w:szCs w:val="16"/>
              </w:rPr>
            </w:pPr>
            <w:r>
              <w:rPr>
                <w:rFonts w:ascii="Arial" w:hAnsi="Arial" w:cs="Arial"/>
                <w:i/>
                <w:iCs/>
                <w:sz w:val="16"/>
                <w:szCs w:val="16"/>
              </w:rPr>
              <w:t xml:space="preserve">Jatropha capensis </w:t>
            </w:r>
          </w:p>
        </w:tc>
        <w:tc>
          <w:tcPr>
            <w:tcW w:w="783" w:type="dxa"/>
            <w:vAlign w:val="center"/>
            <w:tcPrChange w:id="268" w:author="Rhodes" w:date="2018-01-21T12:28:00Z">
              <w:tcPr>
                <w:tcW w:w="783" w:type="dxa"/>
              </w:tcPr>
            </w:tcPrChange>
          </w:tcPr>
          <w:p w14:paraId="685146D9" w14:textId="77777777" w:rsidR="005818FD" w:rsidRDefault="005818FD" w:rsidP="00B77BF0">
            <w:pPr>
              <w:pStyle w:val="Default"/>
              <w:rPr>
                <w:rFonts w:ascii="Arial" w:hAnsi="Arial" w:cs="Arial"/>
                <w:sz w:val="16"/>
                <w:szCs w:val="16"/>
              </w:rPr>
            </w:pPr>
            <w:r>
              <w:rPr>
                <w:rFonts w:ascii="Arial" w:hAnsi="Arial" w:cs="Arial"/>
                <w:sz w:val="16"/>
                <w:szCs w:val="16"/>
              </w:rPr>
              <w:t xml:space="preserve">21 </w:t>
            </w:r>
          </w:p>
        </w:tc>
        <w:tc>
          <w:tcPr>
            <w:tcW w:w="2677" w:type="dxa"/>
            <w:vAlign w:val="center"/>
            <w:tcPrChange w:id="269" w:author="Rhodes" w:date="2018-01-21T12:28:00Z">
              <w:tcPr>
                <w:tcW w:w="2677" w:type="dxa"/>
              </w:tcPr>
            </w:tcPrChange>
          </w:tcPr>
          <w:p w14:paraId="1117E0D4"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sz w:val="16"/>
                <w:szCs w:val="16"/>
              </w:rPr>
              <w:t>y (C (kg) = 0.9067(</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canopy area (m</w:t>
            </w:r>
            <w:r>
              <w:rPr>
                <w:rFonts w:ascii="Arial" w:hAnsi="Arial" w:cs="Arial"/>
                <w:b/>
                <w:bCs/>
                <w:sz w:val="10"/>
                <w:szCs w:val="10"/>
              </w:rPr>
              <w:t>2</w:t>
            </w:r>
            <w:r>
              <w:rPr>
                <w:rFonts w:ascii="Arial" w:hAnsi="Arial" w:cs="Arial"/>
                <w:sz w:val="16"/>
                <w:szCs w:val="16"/>
              </w:rPr>
              <w:t xml:space="preserve">)) - 0.7349 </w:t>
            </w:r>
          </w:p>
        </w:tc>
        <w:tc>
          <w:tcPr>
            <w:tcW w:w="1730" w:type="dxa"/>
            <w:vAlign w:val="center"/>
            <w:tcPrChange w:id="270" w:author="Rhodes" w:date="2018-01-21T12:28:00Z">
              <w:tcPr>
                <w:tcW w:w="1730" w:type="dxa"/>
              </w:tcPr>
            </w:tcPrChange>
          </w:tcPr>
          <w:p w14:paraId="5C18F15E" w14:textId="31D66302" w:rsidR="005818FD" w:rsidRDefault="005818FD" w:rsidP="00B77BF0">
            <w:pPr>
              <w:pStyle w:val="Default"/>
              <w:rPr>
                <w:rFonts w:ascii="Arial" w:hAnsi="Arial" w:cs="Arial"/>
                <w:sz w:val="16"/>
                <w:szCs w:val="16"/>
              </w:rPr>
            </w:pPr>
            <w:del w:id="271" w:author="Rhodes" w:date="2018-01-21T12:27:00Z">
              <w:r w:rsidDel="000102B3">
                <w:rPr>
                  <w:rFonts w:ascii="Arial" w:hAnsi="Arial" w:cs="Arial"/>
                  <w:sz w:val="16"/>
                  <w:szCs w:val="16"/>
                </w:rPr>
                <w:delText>R2 =</w:delText>
              </w:r>
            </w:del>
            <w:ins w:id="272" w:author="Rhodes" w:date="2018-01-21T12:27:00Z">
              <w:r w:rsidR="000102B3">
                <w:rPr>
                  <w:rFonts w:ascii="Arial" w:hAnsi="Arial" w:cs="Arial"/>
                  <w:sz w:val="16"/>
                  <w:szCs w:val="16"/>
                </w:rPr>
                <w:t xml:space="preserve"> </w:t>
              </w:r>
            </w:ins>
            <w:r>
              <w:rPr>
                <w:rFonts w:ascii="Arial" w:hAnsi="Arial" w:cs="Arial"/>
                <w:sz w:val="16"/>
                <w:szCs w:val="16"/>
              </w:rPr>
              <w:t xml:space="preserve"> 0.5728 </w:t>
            </w:r>
          </w:p>
        </w:tc>
      </w:tr>
      <w:tr w:rsidR="005818FD" w14:paraId="5A85BFD4" w14:textId="77777777" w:rsidTr="000102B3">
        <w:trPr>
          <w:trHeight w:val="76"/>
          <w:jc w:val="center"/>
          <w:trPrChange w:id="273" w:author="Rhodes" w:date="2018-01-21T12:28:00Z">
            <w:trPr>
              <w:trHeight w:val="76"/>
              <w:jc w:val="center"/>
            </w:trPr>
          </w:trPrChange>
        </w:trPr>
        <w:tc>
          <w:tcPr>
            <w:tcW w:w="1730" w:type="dxa"/>
            <w:vAlign w:val="center"/>
            <w:tcPrChange w:id="274" w:author="Rhodes" w:date="2018-01-21T12:28:00Z">
              <w:tcPr>
                <w:tcW w:w="1730" w:type="dxa"/>
              </w:tcPr>
            </w:tcPrChange>
          </w:tcPr>
          <w:p w14:paraId="7C7EE180" w14:textId="77777777" w:rsidR="005818FD" w:rsidRDefault="005818FD" w:rsidP="00B77BF0">
            <w:pPr>
              <w:pStyle w:val="Default"/>
              <w:rPr>
                <w:rFonts w:ascii="Arial" w:hAnsi="Arial" w:cs="Arial"/>
                <w:sz w:val="16"/>
                <w:szCs w:val="16"/>
              </w:rPr>
            </w:pPr>
            <w:r>
              <w:rPr>
                <w:rFonts w:ascii="Arial" w:hAnsi="Arial" w:cs="Arial"/>
                <w:i/>
                <w:iCs/>
                <w:sz w:val="16"/>
                <w:szCs w:val="16"/>
              </w:rPr>
              <w:t xml:space="preserve">Lycium ferocissimum </w:t>
            </w:r>
          </w:p>
        </w:tc>
        <w:tc>
          <w:tcPr>
            <w:tcW w:w="783" w:type="dxa"/>
            <w:vAlign w:val="center"/>
            <w:tcPrChange w:id="275" w:author="Rhodes" w:date="2018-01-21T12:28:00Z">
              <w:tcPr>
                <w:tcW w:w="783" w:type="dxa"/>
              </w:tcPr>
            </w:tcPrChange>
          </w:tcPr>
          <w:p w14:paraId="2A9DE962" w14:textId="77777777" w:rsidR="005818FD" w:rsidRDefault="005818FD" w:rsidP="00B77BF0">
            <w:pPr>
              <w:pStyle w:val="Default"/>
              <w:rPr>
                <w:rFonts w:ascii="Arial" w:hAnsi="Arial" w:cs="Arial"/>
                <w:sz w:val="16"/>
                <w:szCs w:val="16"/>
              </w:rPr>
            </w:pPr>
            <w:r>
              <w:rPr>
                <w:rFonts w:ascii="Arial" w:hAnsi="Arial" w:cs="Arial"/>
                <w:sz w:val="16"/>
                <w:szCs w:val="16"/>
              </w:rPr>
              <w:t xml:space="preserve">35 </w:t>
            </w:r>
          </w:p>
        </w:tc>
        <w:tc>
          <w:tcPr>
            <w:tcW w:w="2677" w:type="dxa"/>
            <w:vAlign w:val="center"/>
            <w:tcPrChange w:id="276" w:author="Rhodes" w:date="2018-01-21T12:28:00Z">
              <w:tcPr>
                <w:tcW w:w="2677" w:type="dxa"/>
              </w:tcPr>
            </w:tcPrChange>
          </w:tcPr>
          <w:p w14:paraId="070F0E13"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sz w:val="16"/>
                <w:szCs w:val="16"/>
              </w:rPr>
              <w:t>y (C (kg) = 0.8615(</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CBSA (m</w:t>
            </w:r>
            <w:r>
              <w:rPr>
                <w:rFonts w:ascii="Arial" w:hAnsi="Arial" w:cs="Arial"/>
                <w:b/>
                <w:bCs/>
                <w:sz w:val="10"/>
                <w:szCs w:val="10"/>
              </w:rPr>
              <w:t>2</w:t>
            </w:r>
            <w:r>
              <w:rPr>
                <w:rFonts w:ascii="Arial" w:hAnsi="Arial" w:cs="Arial"/>
                <w:sz w:val="16"/>
                <w:szCs w:val="16"/>
              </w:rPr>
              <w:t xml:space="preserve">)) + 1.7706 </w:t>
            </w:r>
          </w:p>
        </w:tc>
        <w:tc>
          <w:tcPr>
            <w:tcW w:w="1730" w:type="dxa"/>
            <w:vAlign w:val="center"/>
            <w:tcPrChange w:id="277" w:author="Rhodes" w:date="2018-01-21T12:28:00Z">
              <w:tcPr>
                <w:tcW w:w="1730" w:type="dxa"/>
              </w:tcPr>
            </w:tcPrChange>
          </w:tcPr>
          <w:p w14:paraId="679BAE97" w14:textId="7B3CF6FC" w:rsidR="005818FD" w:rsidRDefault="005818FD" w:rsidP="00B77BF0">
            <w:pPr>
              <w:pStyle w:val="Default"/>
              <w:rPr>
                <w:rFonts w:ascii="Arial" w:hAnsi="Arial" w:cs="Arial"/>
                <w:sz w:val="16"/>
                <w:szCs w:val="16"/>
              </w:rPr>
            </w:pPr>
            <w:del w:id="278" w:author="Rhodes" w:date="2018-01-21T12:27:00Z">
              <w:r w:rsidDel="000102B3">
                <w:rPr>
                  <w:rFonts w:ascii="Arial" w:hAnsi="Arial" w:cs="Arial"/>
                  <w:sz w:val="16"/>
                  <w:szCs w:val="16"/>
                </w:rPr>
                <w:delText>R2 =</w:delText>
              </w:r>
            </w:del>
            <w:ins w:id="279" w:author="Rhodes" w:date="2018-01-21T12:27:00Z">
              <w:r w:rsidR="000102B3">
                <w:rPr>
                  <w:rFonts w:ascii="Arial" w:hAnsi="Arial" w:cs="Arial"/>
                  <w:sz w:val="16"/>
                  <w:szCs w:val="16"/>
                </w:rPr>
                <w:t xml:space="preserve"> </w:t>
              </w:r>
            </w:ins>
            <w:r>
              <w:rPr>
                <w:rFonts w:ascii="Arial" w:hAnsi="Arial" w:cs="Arial"/>
                <w:sz w:val="16"/>
                <w:szCs w:val="16"/>
              </w:rPr>
              <w:t xml:space="preserve"> 0.7676 </w:t>
            </w:r>
          </w:p>
        </w:tc>
      </w:tr>
      <w:tr w:rsidR="005818FD" w14:paraId="4495CCA3" w14:textId="77777777" w:rsidTr="000102B3">
        <w:trPr>
          <w:trHeight w:val="76"/>
          <w:jc w:val="center"/>
          <w:trPrChange w:id="280" w:author="Rhodes" w:date="2018-01-21T12:28:00Z">
            <w:trPr>
              <w:trHeight w:val="76"/>
              <w:jc w:val="center"/>
            </w:trPr>
          </w:trPrChange>
        </w:trPr>
        <w:tc>
          <w:tcPr>
            <w:tcW w:w="1730" w:type="dxa"/>
            <w:vAlign w:val="center"/>
            <w:tcPrChange w:id="281" w:author="Rhodes" w:date="2018-01-21T12:28:00Z">
              <w:tcPr>
                <w:tcW w:w="1730" w:type="dxa"/>
              </w:tcPr>
            </w:tcPrChange>
          </w:tcPr>
          <w:p w14:paraId="581D1436" w14:textId="77777777" w:rsidR="005818FD" w:rsidRDefault="005818FD" w:rsidP="00B77BF0">
            <w:pPr>
              <w:pStyle w:val="Default"/>
              <w:rPr>
                <w:rFonts w:ascii="Arial" w:hAnsi="Arial" w:cs="Arial"/>
                <w:sz w:val="16"/>
                <w:szCs w:val="16"/>
              </w:rPr>
            </w:pPr>
            <w:r>
              <w:rPr>
                <w:rFonts w:ascii="Arial" w:hAnsi="Arial" w:cs="Arial"/>
                <w:i/>
                <w:iCs/>
                <w:sz w:val="16"/>
                <w:szCs w:val="16"/>
              </w:rPr>
              <w:t xml:space="preserve">Pappea capensis </w:t>
            </w:r>
          </w:p>
        </w:tc>
        <w:tc>
          <w:tcPr>
            <w:tcW w:w="783" w:type="dxa"/>
            <w:vAlign w:val="center"/>
            <w:tcPrChange w:id="282" w:author="Rhodes" w:date="2018-01-21T12:28:00Z">
              <w:tcPr>
                <w:tcW w:w="783" w:type="dxa"/>
              </w:tcPr>
            </w:tcPrChange>
          </w:tcPr>
          <w:p w14:paraId="6E9D408B" w14:textId="77777777" w:rsidR="005818FD" w:rsidRDefault="005818FD" w:rsidP="00B77BF0">
            <w:pPr>
              <w:pStyle w:val="Default"/>
              <w:rPr>
                <w:rFonts w:ascii="Arial" w:hAnsi="Arial" w:cs="Arial"/>
                <w:sz w:val="16"/>
                <w:szCs w:val="16"/>
              </w:rPr>
            </w:pPr>
            <w:r>
              <w:rPr>
                <w:rFonts w:ascii="Arial" w:hAnsi="Arial" w:cs="Arial"/>
                <w:sz w:val="16"/>
                <w:szCs w:val="16"/>
              </w:rPr>
              <w:t xml:space="preserve">22 </w:t>
            </w:r>
          </w:p>
        </w:tc>
        <w:tc>
          <w:tcPr>
            <w:tcW w:w="2677" w:type="dxa"/>
            <w:vAlign w:val="center"/>
            <w:tcPrChange w:id="283" w:author="Rhodes" w:date="2018-01-21T12:28:00Z">
              <w:tcPr>
                <w:tcW w:w="2677" w:type="dxa"/>
              </w:tcPr>
            </w:tcPrChange>
          </w:tcPr>
          <w:p w14:paraId="21C2080A"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sz w:val="16"/>
                <w:szCs w:val="16"/>
              </w:rPr>
              <w:t>y (C (kg) = 1.3355(</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canopy area (m</w:t>
            </w:r>
            <w:r>
              <w:rPr>
                <w:rFonts w:ascii="Arial" w:hAnsi="Arial" w:cs="Arial"/>
                <w:b/>
                <w:bCs/>
                <w:sz w:val="10"/>
                <w:szCs w:val="10"/>
              </w:rPr>
              <w:t>2</w:t>
            </w:r>
            <w:r>
              <w:rPr>
                <w:rFonts w:ascii="Arial" w:hAnsi="Arial" w:cs="Arial"/>
                <w:sz w:val="16"/>
                <w:szCs w:val="16"/>
              </w:rPr>
              <w:t xml:space="preserve">)) + 0.1357 </w:t>
            </w:r>
          </w:p>
        </w:tc>
        <w:tc>
          <w:tcPr>
            <w:tcW w:w="1730" w:type="dxa"/>
            <w:vAlign w:val="center"/>
            <w:tcPrChange w:id="284" w:author="Rhodes" w:date="2018-01-21T12:28:00Z">
              <w:tcPr>
                <w:tcW w:w="1730" w:type="dxa"/>
              </w:tcPr>
            </w:tcPrChange>
          </w:tcPr>
          <w:p w14:paraId="2BBB1EB5" w14:textId="4D448F5D" w:rsidR="005818FD" w:rsidRDefault="005818FD" w:rsidP="00B77BF0">
            <w:pPr>
              <w:pStyle w:val="Default"/>
              <w:rPr>
                <w:rFonts w:ascii="Arial" w:hAnsi="Arial" w:cs="Arial"/>
                <w:sz w:val="16"/>
                <w:szCs w:val="16"/>
              </w:rPr>
            </w:pPr>
            <w:del w:id="285" w:author="Rhodes" w:date="2018-01-21T12:27:00Z">
              <w:r w:rsidDel="000102B3">
                <w:rPr>
                  <w:rFonts w:ascii="Arial" w:hAnsi="Arial" w:cs="Arial"/>
                  <w:sz w:val="16"/>
                  <w:szCs w:val="16"/>
                </w:rPr>
                <w:delText>R2 =</w:delText>
              </w:r>
            </w:del>
            <w:ins w:id="286" w:author="Rhodes" w:date="2018-01-21T12:27:00Z">
              <w:r w:rsidR="000102B3">
                <w:rPr>
                  <w:rFonts w:ascii="Arial" w:hAnsi="Arial" w:cs="Arial"/>
                  <w:sz w:val="16"/>
                  <w:szCs w:val="16"/>
                </w:rPr>
                <w:t xml:space="preserve"> </w:t>
              </w:r>
            </w:ins>
            <w:r>
              <w:rPr>
                <w:rFonts w:ascii="Arial" w:hAnsi="Arial" w:cs="Arial"/>
                <w:sz w:val="16"/>
                <w:szCs w:val="16"/>
              </w:rPr>
              <w:t xml:space="preserve"> 0.9265 </w:t>
            </w:r>
          </w:p>
        </w:tc>
      </w:tr>
      <w:tr w:rsidR="005818FD" w14:paraId="708F758B" w14:textId="77777777" w:rsidTr="000102B3">
        <w:trPr>
          <w:trHeight w:val="76"/>
          <w:jc w:val="center"/>
          <w:trPrChange w:id="287" w:author="Rhodes" w:date="2018-01-21T12:28:00Z">
            <w:trPr>
              <w:trHeight w:val="76"/>
              <w:jc w:val="center"/>
            </w:trPr>
          </w:trPrChange>
        </w:trPr>
        <w:tc>
          <w:tcPr>
            <w:tcW w:w="1730" w:type="dxa"/>
            <w:vAlign w:val="center"/>
            <w:tcPrChange w:id="288" w:author="Rhodes" w:date="2018-01-21T12:28:00Z">
              <w:tcPr>
                <w:tcW w:w="1730" w:type="dxa"/>
              </w:tcPr>
            </w:tcPrChange>
          </w:tcPr>
          <w:p w14:paraId="41D85C9C" w14:textId="77777777" w:rsidR="005818FD" w:rsidRDefault="005818FD" w:rsidP="00B77BF0">
            <w:pPr>
              <w:pStyle w:val="Default"/>
              <w:rPr>
                <w:rFonts w:ascii="Arial" w:hAnsi="Arial" w:cs="Arial"/>
                <w:sz w:val="16"/>
                <w:szCs w:val="16"/>
              </w:rPr>
            </w:pPr>
            <w:r>
              <w:rPr>
                <w:rFonts w:ascii="Arial" w:hAnsi="Arial" w:cs="Arial"/>
                <w:i/>
                <w:iCs/>
                <w:sz w:val="16"/>
                <w:szCs w:val="16"/>
              </w:rPr>
              <w:t xml:space="preserve">Plumbago auriculata </w:t>
            </w:r>
          </w:p>
        </w:tc>
        <w:tc>
          <w:tcPr>
            <w:tcW w:w="783" w:type="dxa"/>
            <w:vAlign w:val="center"/>
            <w:tcPrChange w:id="289" w:author="Rhodes" w:date="2018-01-21T12:28:00Z">
              <w:tcPr>
                <w:tcW w:w="783" w:type="dxa"/>
              </w:tcPr>
            </w:tcPrChange>
          </w:tcPr>
          <w:p w14:paraId="2465ACE2" w14:textId="77777777" w:rsidR="005818FD" w:rsidRDefault="005818FD" w:rsidP="00B77BF0">
            <w:pPr>
              <w:pStyle w:val="Default"/>
              <w:rPr>
                <w:rFonts w:ascii="Arial" w:hAnsi="Arial" w:cs="Arial"/>
                <w:sz w:val="16"/>
                <w:szCs w:val="16"/>
              </w:rPr>
            </w:pPr>
            <w:r>
              <w:rPr>
                <w:rFonts w:ascii="Arial" w:hAnsi="Arial" w:cs="Arial"/>
                <w:sz w:val="16"/>
                <w:szCs w:val="16"/>
              </w:rPr>
              <w:t xml:space="preserve">21 </w:t>
            </w:r>
          </w:p>
        </w:tc>
        <w:tc>
          <w:tcPr>
            <w:tcW w:w="2677" w:type="dxa"/>
            <w:vAlign w:val="center"/>
            <w:tcPrChange w:id="290" w:author="Rhodes" w:date="2018-01-21T12:28:00Z">
              <w:tcPr>
                <w:tcW w:w="2677" w:type="dxa"/>
              </w:tcPr>
            </w:tcPrChange>
          </w:tcPr>
          <w:p w14:paraId="6BA61644"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sz w:val="16"/>
                <w:szCs w:val="16"/>
              </w:rPr>
              <w:t>y (C (kg) = 1.0821(</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CBSA (m</w:t>
            </w:r>
            <w:r>
              <w:rPr>
                <w:rFonts w:ascii="Arial" w:hAnsi="Arial" w:cs="Arial"/>
                <w:b/>
                <w:bCs/>
                <w:sz w:val="10"/>
                <w:szCs w:val="10"/>
              </w:rPr>
              <w:t>2</w:t>
            </w:r>
            <w:r>
              <w:rPr>
                <w:rFonts w:ascii="Arial" w:hAnsi="Arial" w:cs="Arial"/>
                <w:sz w:val="16"/>
                <w:szCs w:val="16"/>
              </w:rPr>
              <w:t xml:space="preserve">)) + 2.7320 </w:t>
            </w:r>
          </w:p>
        </w:tc>
        <w:tc>
          <w:tcPr>
            <w:tcW w:w="1730" w:type="dxa"/>
            <w:vAlign w:val="center"/>
            <w:tcPrChange w:id="291" w:author="Rhodes" w:date="2018-01-21T12:28:00Z">
              <w:tcPr>
                <w:tcW w:w="1730" w:type="dxa"/>
              </w:tcPr>
            </w:tcPrChange>
          </w:tcPr>
          <w:p w14:paraId="5DB1296F" w14:textId="2E78D9FA" w:rsidR="005818FD" w:rsidRDefault="005818FD" w:rsidP="00B77BF0">
            <w:pPr>
              <w:pStyle w:val="Default"/>
              <w:rPr>
                <w:rFonts w:ascii="Arial" w:hAnsi="Arial" w:cs="Arial"/>
                <w:sz w:val="16"/>
                <w:szCs w:val="16"/>
              </w:rPr>
            </w:pPr>
            <w:del w:id="292" w:author="Rhodes" w:date="2018-01-21T12:28:00Z">
              <w:r w:rsidDel="000102B3">
                <w:rPr>
                  <w:rFonts w:ascii="Arial" w:hAnsi="Arial" w:cs="Arial"/>
                  <w:sz w:val="16"/>
                  <w:szCs w:val="16"/>
                </w:rPr>
                <w:delText>R</w:delText>
              </w:r>
            </w:del>
            <w:ins w:id="293" w:author="Rhodes" w:date="2018-01-22T15:44:00Z">
              <w:r w:rsidR="00055FF6">
                <w:rPr>
                  <w:rFonts w:ascii="Arial" w:hAnsi="Arial" w:cs="Arial"/>
                  <w:sz w:val="16"/>
                  <w:szCs w:val="16"/>
                </w:rPr>
                <w:t xml:space="preserve"> </w:t>
              </w:r>
            </w:ins>
            <w:del w:id="294" w:author="Rhodes" w:date="2018-01-21T12:28:00Z">
              <w:r w:rsidDel="000102B3">
                <w:rPr>
                  <w:rFonts w:ascii="Arial" w:hAnsi="Arial" w:cs="Arial"/>
                  <w:sz w:val="16"/>
                  <w:szCs w:val="16"/>
                </w:rPr>
                <w:delText>2 =</w:delText>
              </w:r>
            </w:del>
            <w:ins w:id="295" w:author="Rhodes" w:date="2018-01-21T12:28:00Z">
              <w:r w:rsidR="000102B3">
                <w:rPr>
                  <w:rFonts w:ascii="Arial" w:hAnsi="Arial" w:cs="Arial"/>
                  <w:sz w:val="16"/>
                  <w:szCs w:val="16"/>
                </w:rPr>
                <w:t xml:space="preserve"> </w:t>
              </w:r>
            </w:ins>
            <w:r>
              <w:rPr>
                <w:rFonts w:ascii="Arial" w:hAnsi="Arial" w:cs="Arial"/>
                <w:sz w:val="16"/>
                <w:szCs w:val="16"/>
              </w:rPr>
              <w:t xml:space="preserve"> 0.9296 </w:t>
            </w:r>
          </w:p>
        </w:tc>
      </w:tr>
      <w:tr w:rsidR="005818FD" w14:paraId="053F77D9" w14:textId="77777777" w:rsidTr="000102B3">
        <w:trPr>
          <w:trHeight w:val="76"/>
          <w:jc w:val="center"/>
          <w:trPrChange w:id="296" w:author="Rhodes" w:date="2018-01-21T12:28:00Z">
            <w:trPr>
              <w:trHeight w:val="76"/>
              <w:jc w:val="center"/>
            </w:trPr>
          </w:trPrChange>
        </w:trPr>
        <w:tc>
          <w:tcPr>
            <w:tcW w:w="1730" w:type="dxa"/>
            <w:vAlign w:val="center"/>
            <w:tcPrChange w:id="297" w:author="Rhodes" w:date="2018-01-21T12:28:00Z">
              <w:tcPr>
                <w:tcW w:w="1730" w:type="dxa"/>
              </w:tcPr>
            </w:tcPrChange>
          </w:tcPr>
          <w:p w14:paraId="4A9D36C1" w14:textId="77777777" w:rsidR="005818FD" w:rsidRDefault="005818FD" w:rsidP="00B77BF0">
            <w:pPr>
              <w:pStyle w:val="Default"/>
              <w:rPr>
                <w:rFonts w:ascii="Arial" w:hAnsi="Arial" w:cs="Arial"/>
                <w:sz w:val="16"/>
                <w:szCs w:val="16"/>
              </w:rPr>
            </w:pPr>
            <w:r>
              <w:rPr>
                <w:rFonts w:ascii="Arial" w:hAnsi="Arial" w:cs="Arial"/>
                <w:i/>
                <w:iCs/>
                <w:sz w:val="16"/>
                <w:szCs w:val="16"/>
              </w:rPr>
              <w:t xml:space="preserve">Portulacaria afra </w:t>
            </w:r>
          </w:p>
        </w:tc>
        <w:tc>
          <w:tcPr>
            <w:tcW w:w="783" w:type="dxa"/>
            <w:vAlign w:val="center"/>
            <w:tcPrChange w:id="298" w:author="Rhodes" w:date="2018-01-21T12:28:00Z">
              <w:tcPr>
                <w:tcW w:w="783" w:type="dxa"/>
              </w:tcPr>
            </w:tcPrChange>
          </w:tcPr>
          <w:p w14:paraId="0C4A5B44" w14:textId="77777777" w:rsidR="005818FD" w:rsidRDefault="005818FD" w:rsidP="00B77BF0">
            <w:pPr>
              <w:pStyle w:val="Default"/>
              <w:rPr>
                <w:rFonts w:ascii="Arial" w:hAnsi="Arial" w:cs="Arial"/>
                <w:sz w:val="16"/>
                <w:szCs w:val="16"/>
              </w:rPr>
            </w:pPr>
            <w:r>
              <w:rPr>
                <w:rFonts w:ascii="Arial" w:hAnsi="Arial" w:cs="Arial"/>
                <w:sz w:val="16"/>
                <w:szCs w:val="16"/>
              </w:rPr>
              <w:t xml:space="preserve">5 </w:t>
            </w:r>
          </w:p>
        </w:tc>
        <w:tc>
          <w:tcPr>
            <w:tcW w:w="2677" w:type="dxa"/>
            <w:vAlign w:val="center"/>
            <w:tcPrChange w:id="299" w:author="Rhodes" w:date="2018-01-21T12:28:00Z">
              <w:tcPr>
                <w:tcW w:w="2677" w:type="dxa"/>
              </w:tcPr>
            </w:tcPrChange>
          </w:tcPr>
          <w:p w14:paraId="1B9BE851"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sz w:val="16"/>
                <w:szCs w:val="16"/>
              </w:rPr>
              <w:t>y (C (kg) = 1.1043(</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CBSA (m</w:t>
            </w:r>
            <w:r>
              <w:rPr>
                <w:rFonts w:ascii="Arial" w:hAnsi="Arial" w:cs="Arial"/>
                <w:b/>
                <w:bCs/>
                <w:sz w:val="10"/>
                <w:szCs w:val="10"/>
              </w:rPr>
              <w:t>2</w:t>
            </w:r>
            <w:r>
              <w:rPr>
                <w:rFonts w:ascii="Arial" w:hAnsi="Arial" w:cs="Arial"/>
                <w:sz w:val="16"/>
                <w:szCs w:val="16"/>
              </w:rPr>
              <w:t xml:space="preserve">)) + 2.4464 </w:t>
            </w:r>
          </w:p>
        </w:tc>
        <w:tc>
          <w:tcPr>
            <w:tcW w:w="1730" w:type="dxa"/>
            <w:vAlign w:val="center"/>
            <w:tcPrChange w:id="300" w:author="Rhodes" w:date="2018-01-21T12:28:00Z">
              <w:tcPr>
                <w:tcW w:w="1730" w:type="dxa"/>
              </w:tcPr>
            </w:tcPrChange>
          </w:tcPr>
          <w:p w14:paraId="472C3023" w14:textId="1031319E" w:rsidR="005818FD" w:rsidRDefault="005818FD" w:rsidP="00B77BF0">
            <w:pPr>
              <w:pStyle w:val="Default"/>
              <w:rPr>
                <w:rFonts w:ascii="Arial" w:hAnsi="Arial" w:cs="Arial"/>
                <w:sz w:val="16"/>
                <w:szCs w:val="16"/>
              </w:rPr>
            </w:pPr>
            <w:del w:id="301" w:author="Rhodes" w:date="2018-01-21T12:28:00Z">
              <w:r w:rsidDel="000102B3">
                <w:rPr>
                  <w:rFonts w:ascii="Arial" w:hAnsi="Arial" w:cs="Arial"/>
                  <w:sz w:val="16"/>
                  <w:szCs w:val="16"/>
                </w:rPr>
                <w:delText>R2 =</w:delText>
              </w:r>
            </w:del>
            <w:ins w:id="302" w:author="Rhodes" w:date="2018-01-21T12:28:00Z">
              <w:r w:rsidR="000102B3">
                <w:rPr>
                  <w:rFonts w:ascii="Arial" w:hAnsi="Arial" w:cs="Arial"/>
                  <w:sz w:val="16"/>
                  <w:szCs w:val="16"/>
                </w:rPr>
                <w:t xml:space="preserve"> </w:t>
              </w:r>
            </w:ins>
            <w:r>
              <w:rPr>
                <w:rFonts w:ascii="Arial" w:hAnsi="Arial" w:cs="Arial"/>
                <w:sz w:val="16"/>
                <w:szCs w:val="16"/>
              </w:rPr>
              <w:t xml:space="preserve"> 0.9696 </w:t>
            </w:r>
          </w:p>
        </w:tc>
      </w:tr>
      <w:tr w:rsidR="005818FD" w14:paraId="0B7513FC" w14:textId="77777777" w:rsidTr="000102B3">
        <w:trPr>
          <w:trHeight w:val="76"/>
          <w:jc w:val="center"/>
          <w:trPrChange w:id="303" w:author="Rhodes" w:date="2018-01-21T12:28:00Z">
            <w:trPr>
              <w:trHeight w:val="76"/>
              <w:jc w:val="center"/>
            </w:trPr>
          </w:trPrChange>
        </w:trPr>
        <w:tc>
          <w:tcPr>
            <w:tcW w:w="1730" w:type="dxa"/>
            <w:vAlign w:val="center"/>
            <w:tcPrChange w:id="304" w:author="Rhodes" w:date="2018-01-21T12:28:00Z">
              <w:tcPr>
                <w:tcW w:w="1730" w:type="dxa"/>
              </w:tcPr>
            </w:tcPrChange>
          </w:tcPr>
          <w:p w14:paraId="6EE57E18" w14:textId="77777777" w:rsidR="005818FD" w:rsidRDefault="005818FD" w:rsidP="00B77BF0">
            <w:pPr>
              <w:pStyle w:val="Default"/>
              <w:rPr>
                <w:sz w:val="16"/>
                <w:szCs w:val="16"/>
              </w:rPr>
            </w:pPr>
            <w:r>
              <w:rPr>
                <w:rFonts w:ascii="Arial" w:hAnsi="Arial" w:cs="Arial"/>
                <w:i/>
                <w:iCs/>
                <w:sz w:val="16"/>
                <w:szCs w:val="16"/>
              </w:rPr>
              <w:t xml:space="preserve">Pteronia incana </w:t>
            </w:r>
          </w:p>
        </w:tc>
        <w:tc>
          <w:tcPr>
            <w:tcW w:w="783" w:type="dxa"/>
            <w:vAlign w:val="center"/>
            <w:tcPrChange w:id="305" w:author="Rhodes" w:date="2018-01-21T12:28:00Z">
              <w:tcPr>
                <w:tcW w:w="783" w:type="dxa"/>
              </w:tcPr>
            </w:tcPrChange>
          </w:tcPr>
          <w:p w14:paraId="75235CBF" w14:textId="77777777" w:rsidR="005818FD" w:rsidRDefault="005818FD" w:rsidP="00B77BF0">
            <w:pPr>
              <w:pStyle w:val="Default"/>
              <w:rPr>
                <w:rFonts w:ascii="Arial" w:hAnsi="Arial" w:cs="Arial"/>
                <w:sz w:val="16"/>
                <w:szCs w:val="16"/>
              </w:rPr>
            </w:pPr>
            <w:r>
              <w:rPr>
                <w:rFonts w:ascii="Arial" w:hAnsi="Arial" w:cs="Arial"/>
                <w:sz w:val="16"/>
                <w:szCs w:val="16"/>
              </w:rPr>
              <w:t xml:space="preserve">49 </w:t>
            </w:r>
          </w:p>
        </w:tc>
        <w:tc>
          <w:tcPr>
            <w:tcW w:w="2677" w:type="dxa"/>
            <w:vAlign w:val="center"/>
            <w:tcPrChange w:id="306" w:author="Rhodes" w:date="2018-01-21T12:28:00Z">
              <w:tcPr>
                <w:tcW w:w="2677" w:type="dxa"/>
              </w:tcPr>
            </w:tcPrChange>
          </w:tcPr>
          <w:p w14:paraId="68A9F94E"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sz w:val="16"/>
                <w:szCs w:val="16"/>
              </w:rPr>
              <w:t>y (C (kg) = 1.4032(</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canopy area (m</w:t>
            </w:r>
            <w:r>
              <w:rPr>
                <w:rFonts w:ascii="Arial" w:hAnsi="Arial" w:cs="Arial"/>
                <w:b/>
                <w:bCs/>
                <w:sz w:val="10"/>
                <w:szCs w:val="10"/>
              </w:rPr>
              <w:t>2</w:t>
            </w:r>
            <w:r>
              <w:rPr>
                <w:rFonts w:ascii="Arial" w:hAnsi="Arial" w:cs="Arial"/>
                <w:sz w:val="16"/>
                <w:szCs w:val="16"/>
              </w:rPr>
              <w:t xml:space="preserve">)) - 0.4224 </w:t>
            </w:r>
          </w:p>
        </w:tc>
        <w:tc>
          <w:tcPr>
            <w:tcW w:w="1730" w:type="dxa"/>
            <w:vAlign w:val="center"/>
            <w:tcPrChange w:id="307" w:author="Rhodes" w:date="2018-01-21T12:28:00Z">
              <w:tcPr>
                <w:tcW w:w="1730" w:type="dxa"/>
              </w:tcPr>
            </w:tcPrChange>
          </w:tcPr>
          <w:p w14:paraId="5BCE1128" w14:textId="64A19A99" w:rsidR="005818FD" w:rsidRDefault="005818FD" w:rsidP="00B77BF0">
            <w:pPr>
              <w:pStyle w:val="Default"/>
              <w:rPr>
                <w:rFonts w:ascii="Arial" w:hAnsi="Arial" w:cs="Arial"/>
                <w:sz w:val="16"/>
                <w:szCs w:val="16"/>
              </w:rPr>
            </w:pPr>
            <w:del w:id="308" w:author="Rhodes" w:date="2018-01-21T12:28:00Z">
              <w:r w:rsidDel="000102B3">
                <w:rPr>
                  <w:rFonts w:ascii="Arial" w:hAnsi="Arial" w:cs="Arial"/>
                  <w:sz w:val="16"/>
                  <w:szCs w:val="16"/>
                </w:rPr>
                <w:delText>R2 =</w:delText>
              </w:r>
            </w:del>
            <w:ins w:id="309" w:author="Rhodes" w:date="2018-01-21T12:28:00Z">
              <w:r w:rsidR="000102B3">
                <w:rPr>
                  <w:rFonts w:ascii="Arial" w:hAnsi="Arial" w:cs="Arial"/>
                  <w:sz w:val="16"/>
                  <w:szCs w:val="16"/>
                </w:rPr>
                <w:t xml:space="preserve"> </w:t>
              </w:r>
            </w:ins>
            <w:r>
              <w:rPr>
                <w:rFonts w:ascii="Arial" w:hAnsi="Arial" w:cs="Arial"/>
                <w:sz w:val="16"/>
                <w:szCs w:val="16"/>
              </w:rPr>
              <w:t xml:space="preserve"> 0.9679 </w:t>
            </w:r>
          </w:p>
        </w:tc>
      </w:tr>
      <w:tr w:rsidR="005818FD" w14:paraId="541AA8B5" w14:textId="77777777" w:rsidTr="000102B3">
        <w:trPr>
          <w:trHeight w:val="76"/>
          <w:jc w:val="center"/>
          <w:trPrChange w:id="310" w:author="Rhodes" w:date="2018-01-21T12:28:00Z">
            <w:trPr>
              <w:trHeight w:val="76"/>
              <w:jc w:val="center"/>
            </w:trPr>
          </w:trPrChange>
        </w:trPr>
        <w:tc>
          <w:tcPr>
            <w:tcW w:w="1730" w:type="dxa"/>
            <w:vAlign w:val="center"/>
            <w:tcPrChange w:id="311" w:author="Rhodes" w:date="2018-01-21T12:28:00Z">
              <w:tcPr>
                <w:tcW w:w="1730" w:type="dxa"/>
              </w:tcPr>
            </w:tcPrChange>
          </w:tcPr>
          <w:p w14:paraId="258C65F8" w14:textId="77777777" w:rsidR="005818FD" w:rsidRDefault="005818FD" w:rsidP="00B77BF0">
            <w:pPr>
              <w:pStyle w:val="Default"/>
              <w:rPr>
                <w:rFonts w:ascii="Arial" w:hAnsi="Arial" w:cs="Arial"/>
                <w:sz w:val="16"/>
                <w:szCs w:val="16"/>
              </w:rPr>
            </w:pPr>
            <w:r>
              <w:rPr>
                <w:rFonts w:ascii="Arial" w:hAnsi="Arial" w:cs="Arial"/>
                <w:i/>
                <w:iCs/>
                <w:sz w:val="16"/>
                <w:szCs w:val="16"/>
              </w:rPr>
              <w:t xml:space="preserve">Putterlickia pyracantha </w:t>
            </w:r>
          </w:p>
        </w:tc>
        <w:tc>
          <w:tcPr>
            <w:tcW w:w="783" w:type="dxa"/>
            <w:vAlign w:val="center"/>
            <w:tcPrChange w:id="312" w:author="Rhodes" w:date="2018-01-21T12:28:00Z">
              <w:tcPr>
                <w:tcW w:w="783" w:type="dxa"/>
              </w:tcPr>
            </w:tcPrChange>
          </w:tcPr>
          <w:p w14:paraId="16309025" w14:textId="77777777" w:rsidR="005818FD" w:rsidRDefault="005818FD" w:rsidP="00B77BF0">
            <w:pPr>
              <w:pStyle w:val="Default"/>
              <w:rPr>
                <w:rFonts w:ascii="Arial" w:hAnsi="Arial" w:cs="Arial"/>
                <w:sz w:val="16"/>
                <w:szCs w:val="16"/>
              </w:rPr>
            </w:pPr>
            <w:r>
              <w:rPr>
                <w:rFonts w:ascii="Arial" w:hAnsi="Arial" w:cs="Arial"/>
                <w:sz w:val="16"/>
                <w:szCs w:val="16"/>
              </w:rPr>
              <w:t xml:space="preserve">46 </w:t>
            </w:r>
          </w:p>
        </w:tc>
        <w:tc>
          <w:tcPr>
            <w:tcW w:w="2677" w:type="dxa"/>
            <w:vAlign w:val="center"/>
            <w:tcPrChange w:id="313" w:author="Rhodes" w:date="2018-01-21T12:28:00Z">
              <w:tcPr>
                <w:tcW w:w="2677" w:type="dxa"/>
              </w:tcPr>
            </w:tcPrChange>
          </w:tcPr>
          <w:p w14:paraId="6016A5FE"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sz w:val="16"/>
                <w:szCs w:val="16"/>
              </w:rPr>
              <w:t>y (C (kg) = 1.0622(</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CBSA (m</w:t>
            </w:r>
            <w:r>
              <w:rPr>
                <w:rFonts w:ascii="Arial" w:hAnsi="Arial" w:cs="Arial"/>
                <w:b/>
                <w:bCs/>
                <w:sz w:val="10"/>
                <w:szCs w:val="10"/>
              </w:rPr>
              <w:t>2</w:t>
            </w:r>
            <w:r>
              <w:rPr>
                <w:rFonts w:ascii="Arial" w:hAnsi="Arial" w:cs="Arial"/>
                <w:sz w:val="16"/>
                <w:szCs w:val="16"/>
              </w:rPr>
              <w:t xml:space="preserve">)) + 2.7834 </w:t>
            </w:r>
          </w:p>
        </w:tc>
        <w:tc>
          <w:tcPr>
            <w:tcW w:w="1730" w:type="dxa"/>
            <w:vAlign w:val="center"/>
            <w:tcPrChange w:id="314" w:author="Rhodes" w:date="2018-01-21T12:28:00Z">
              <w:tcPr>
                <w:tcW w:w="1730" w:type="dxa"/>
              </w:tcPr>
            </w:tcPrChange>
          </w:tcPr>
          <w:p w14:paraId="5FEAF735" w14:textId="4F710476" w:rsidR="005818FD" w:rsidRDefault="005818FD" w:rsidP="00B77BF0">
            <w:pPr>
              <w:pStyle w:val="Default"/>
              <w:rPr>
                <w:rFonts w:ascii="Arial" w:hAnsi="Arial" w:cs="Arial"/>
                <w:sz w:val="16"/>
                <w:szCs w:val="16"/>
              </w:rPr>
            </w:pPr>
            <w:del w:id="315" w:author="Rhodes" w:date="2018-01-21T12:28:00Z">
              <w:r w:rsidDel="000102B3">
                <w:rPr>
                  <w:rFonts w:ascii="Arial" w:hAnsi="Arial" w:cs="Arial"/>
                  <w:sz w:val="16"/>
                  <w:szCs w:val="16"/>
                </w:rPr>
                <w:delText>R2 =</w:delText>
              </w:r>
            </w:del>
            <w:ins w:id="316" w:author="Rhodes" w:date="2018-01-21T12:28:00Z">
              <w:r w:rsidR="000102B3">
                <w:rPr>
                  <w:rFonts w:ascii="Arial" w:hAnsi="Arial" w:cs="Arial"/>
                  <w:sz w:val="16"/>
                  <w:szCs w:val="16"/>
                </w:rPr>
                <w:t xml:space="preserve"> </w:t>
              </w:r>
            </w:ins>
            <w:r>
              <w:rPr>
                <w:rFonts w:ascii="Arial" w:hAnsi="Arial" w:cs="Arial"/>
                <w:sz w:val="16"/>
                <w:szCs w:val="16"/>
              </w:rPr>
              <w:t xml:space="preserve"> 0.7784 </w:t>
            </w:r>
          </w:p>
        </w:tc>
      </w:tr>
      <w:tr w:rsidR="005818FD" w14:paraId="194637BE" w14:textId="77777777" w:rsidTr="000102B3">
        <w:trPr>
          <w:trHeight w:val="76"/>
          <w:jc w:val="center"/>
          <w:trPrChange w:id="317" w:author="Rhodes" w:date="2018-01-21T12:28:00Z">
            <w:trPr>
              <w:trHeight w:val="76"/>
              <w:jc w:val="center"/>
            </w:trPr>
          </w:trPrChange>
        </w:trPr>
        <w:tc>
          <w:tcPr>
            <w:tcW w:w="1730" w:type="dxa"/>
            <w:vAlign w:val="center"/>
            <w:tcPrChange w:id="318" w:author="Rhodes" w:date="2018-01-21T12:28:00Z">
              <w:tcPr>
                <w:tcW w:w="1730" w:type="dxa"/>
              </w:tcPr>
            </w:tcPrChange>
          </w:tcPr>
          <w:p w14:paraId="1DC71CA5" w14:textId="77777777" w:rsidR="005818FD" w:rsidRDefault="005818FD" w:rsidP="00B77BF0">
            <w:pPr>
              <w:pStyle w:val="Default"/>
              <w:rPr>
                <w:rFonts w:ascii="Arial" w:hAnsi="Arial" w:cs="Arial"/>
                <w:sz w:val="16"/>
                <w:szCs w:val="16"/>
              </w:rPr>
            </w:pPr>
            <w:r>
              <w:rPr>
                <w:rFonts w:ascii="Arial" w:hAnsi="Arial" w:cs="Arial"/>
                <w:i/>
                <w:iCs/>
                <w:sz w:val="16"/>
                <w:szCs w:val="16"/>
              </w:rPr>
              <w:t xml:space="preserve">Rhus longispina </w:t>
            </w:r>
          </w:p>
        </w:tc>
        <w:tc>
          <w:tcPr>
            <w:tcW w:w="783" w:type="dxa"/>
            <w:vAlign w:val="center"/>
            <w:tcPrChange w:id="319" w:author="Rhodes" w:date="2018-01-21T12:28:00Z">
              <w:tcPr>
                <w:tcW w:w="783" w:type="dxa"/>
              </w:tcPr>
            </w:tcPrChange>
          </w:tcPr>
          <w:p w14:paraId="7AA2A733" w14:textId="77777777" w:rsidR="005818FD" w:rsidRDefault="005818FD" w:rsidP="00B77BF0">
            <w:pPr>
              <w:pStyle w:val="Default"/>
              <w:rPr>
                <w:rFonts w:ascii="Arial" w:hAnsi="Arial" w:cs="Arial"/>
                <w:sz w:val="16"/>
                <w:szCs w:val="16"/>
              </w:rPr>
            </w:pPr>
            <w:r>
              <w:rPr>
                <w:rFonts w:ascii="Arial" w:hAnsi="Arial" w:cs="Arial"/>
                <w:sz w:val="16"/>
                <w:szCs w:val="16"/>
              </w:rPr>
              <w:t xml:space="preserve">24 </w:t>
            </w:r>
          </w:p>
        </w:tc>
        <w:tc>
          <w:tcPr>
            <w:tcW w:w="2677" w:type="dxa"/>
            <w:vAlign w:val="center"/>
            <w:tcPrChange w:id="320" w:author="Rhodes" w:date="2018-01-21T12:28:00Z">
              <w:tcPr>
                <w:tcW w:w="2677" w:type="dxa"/>
              </w:tcPr>
            </w:tcPrChange>
          </w:tcPr>
          <w:p w14:paraId="4CF557BF" w14:textId="77777777" w:rsidR="005818FD" w:rsidRDefault="005818FD" w:rsidP="00B77BF0">
            <w:pPr>
              <w:pStyle w:val="Default"/>
              <w:rPr>
                <w:sz w:val="16"/>
                <w:szCs w:val="16"/>
              </w:rPr>
            </w:pPr>
            <w:r>
              <w:rPr>
                <w:rFonts w:ascii="Arial" w:hAnsi="Arial" w:cs="Arial"/>
                <w:sz w:val="16"/>
                <w:szCs w:val="16"/>
              </w:rPr>
              <w:t>Log</w:t>
            </w:r>
            <w:r>
              <w:rPr>
                <w:rFonts w:ascii="Arial" w:hAnsi="Arial" w:cs="Arial"/>
                <w:sz w:val="10"/>
                <w:szCs w:val="10"/>
              </w:rPr>
              <w:t xml:space="preserve">10 </w:t>
            </w:r>
            <w:r>
              <w:rPr>
                <w:rFonts w:ascii="Arial" w:hAnsi="Arial" w:cs="Arial"/>
                <w:sz w:val="16"/>
                <w:szCs w:val="16"/>
              </w:rPr>
              <w:t>y (C (kg) = 1.1012(</w:t>
            </w:r>
            <w:r>
              <w:rPr>
                <w:rFonts w:ascii="Arial" w:hAnsi="Arial" w:cs="Arial"/>
                <w:b/>
                <w:bCs/>
                <w:sz w:val="16"/>
                <w:szCs w:val="16"/>
              </w:rPr>
              <w:t>Log</w:t>
            </w:r>
            <w:r>
              <w:rPr>
                <w:rFonts w:ascii="Arial" w:hAnsi="Arial" w:cs="Arial"/>
                <w:b/>
                <w:bCs/>
                <w:sz w:val="10"/>
                <w:szCs w:val="10"/>
              </w:rPr>
              <w:t xml:space="preserve">10 </w:t>
            </w:r>
            <w:r>
              <w:rPr>
                <w:rFonts w:ascii="Arial" w:hAnsi="Arial" w:cs="Arial"/>
                <w:b/>
                <w:bCs/>
                <w:sz w:val="16"/>
                <w:szCs w:val="16"/>
              </w:rPr>
              <w:t>canopy area (m</w:t>
            </w:r>
            <w:r>
              <w:rPr>
                <w:rFonts w:ascii="Arial" w:hAnsi="Arial" w:cs="Arial"/>
                <w:b/>
                <w:bCs/>
                <w:sz w:val="10"/>
                <w:szCs w:val="10"/>
              </w:rPr>
              <w:t>2</w:t>
            </w:r>
            <w:r>
              <w:rPr>
                <w:rFonts w:ascii="Arial" w:hAnsi="Arial" w:cs="Arial"/>
                <w:sz w:val="16"/>
                <w:szCs w:val="16"/>
              </w:rPr>
              <w:t xml:space="preserve">)) - 0.2938 </w:t>
            </w:r>
          </w:p>
        </w:tc>
        <w:tc>
          <w:tcPr>
            <w:tcW w:w="1730" w:type="dxa"/>
            <w:vAlign w:val="center"/>
            <w:tcPrChange w:id="321" w:author="Rhodes" w:date="2018-01-21T12:28:00Z">
              <w:tcPr>
                <w:tcW w:w="1730" w:type="dxa"/>
              </w:tcPr>
            </w:tcPrChange>
          </w:tcPr>
          <w:p w14:paraId="7B341CEA" w14:textId="21B5A41D" w:rsidR="005818FD" w:rsidRDefault="005818FD" w:rsidP="00B77BF0">
            <w:pPr>
              <w:pStyle w:val="Default"/>
              <w:rPr>
                <w:rFonts w:ascii="Arial" w:hAnsi="Arial" w:cs="Arial"/>
                <w:sz w:val="16"/>
                <w:szCs w:val="16"/>
              </w:rPr>
            </w:pPr>
            <w:del w:id="322" w:author="Rhodes" w:date="2018-01-21T12:28:00Z">
              <w:r w:rsidDel="000102B3">
                <w:rPr>
                  <w:rFonts w:ascii="Arial" w:hAnsi="Arial" w:cs="Arial"/>
                  <w:sz w:val="16"/>
                  <w:szCs w:val="16"/>
                </w:rPr>
                <w:delText>R2 =</w:delText>
              </w:r>
            </w:del>
            <w:ins w:id="323" w:author="Rhodes" w:date="2018-01-21T12:28:00Z">
              <w:r w:rsidR="000102B3">
                <w:rPr>
                  <w:rFonts w:ascii="Arial" w:hAnsi="Arial" w:cs="Arial"/>
                  <w:sz w:val="16"/>
                  <w:szCs w:val="16"/>
                </w:rPr>
                <w:t xml:space="preserve"> </w:t>
              </w:r>
            </w:ins>
            <w:r>
              <w:rPr>
                <w:rFonts w:ascii="Arial" w:hAnsi="Arial" w:cs="Arial"/>
                <w:sz w:val="16"/>
                <w:szCs w:val="16"/>
              </w:rPr>
              <w:t xml:space="preserve"> 0.5077 </w:t>
            </w:r>
          </w:p>
        </w:tc>
      </w:tr>
    </w:tbl>
    <w:p w14:paraId="35D53BE1" w14:textId="77777777" w:rsidR="005818FD" w:rsidRDefault="005818FD" w:rsidP="005621D3"/>
    <w:p w14:paraId="506707FF" w14:textId="77777777" w:rsidR="005621D3" w:rsidRDefault="005621D3" w:rsidP="00FE6F63">
      <w:pPr>
        <w:pStyle w:val="Heading2"/>
        <w:jc w:val="both"/>
      </w:pPr>
      <w:bookmarkStart w:id="324" w:name="_Toc500767300"/>
      <w:r w:rsidRPr="009C62EC">
        <w:rPr>
          <w:i/>
        </w:rPr>
        <w:t xml:space="preserve">Euphorbia </w:t>
      </w:r>
      <w:commentRangeStart w:id="325"/>
      <w:r w:rsidRPr="009C62EC">
        <w:rPr>
          <w:i/>
        </w:rPr>
        <w:t>coerulescens</w:t>
      </w:r>
      <w:commentRangeEnd w:id="325"/>
      <w:r w:rsidR="00055FF6">
        <w:rPr>
          <w:rStyle w:val="CommentReference"/>
          <w:rFonts w:asciiTheme="minorHAnsi" w:eastAsiaTheme="minorHAnsi" w:hAnsiTheme="minorHAnsi" w:cstheme="minorBidi"/>
          <w:caps w:val="0"/>
          <w:color w:val="595959" w:themeColor="text1" w:themeTint="A6"/>
        </w:rPr>
        <w:commentReference w:id="325"/>
      </w:r>
      <w:r w:rsidR="00E60060">
        <w:rPr>
          <w:i/>
        </w:rPr>
        <w:t xml:space="preserve"> </w:t>
      </w:r>
      <w:r w:rsidR="00E60060" w:rsidRPr="00E60060">
        <w:t>(Noors)</w:t>
      </w:r>
      <w:r w:rsidRPr="00E60060">
        <w:t xml:space="preserve"> sampling</w:t>
      </w:r>
      <w:bookmarkEnd w:id="324"/>
    </w:p>
    <w:p w14:paraId="1BAA92A3" w14:textId="77777777" w:rsidR="00FE6F63" w:rsidRPr="00CC24F8" w:rsidRDefault="00FE6F63" w:rsidP="00FE6F63">
      <w:r>
        <w:t>This part of the sampling will not be changed.</w:t>
      </w:r>
    </w:p>
    <w:p w14:paraId="79C83840" w14:textId="77777777" w:rsidR="005621D3" w:rsidRDefault="005621D3" w:rsidP="005621D3">
      <w:pPr>
        <w:pStyle w:val="ListParagraph"/>
        <w:numPr>
          <w:ilvl w:val="0"/>
          <w:numId w:val="26"/>
        </w:numPr>
        <w:shd w:val="clear" w:color="auto" w:fill="E3E7F4" w:themeFill="accent5" w:themeFillTint="33"/>
        <w:spacing w:before="0" w:after="0" w:line="240" w:lineRule="auto"/>
        <w:ind w:left="426" w:hanging="426"/>
        <w:jc w:val="both"/>
        <w:rPr>
          <w:lang w:val="en-GB"/>
        </w:rPr>
      </w:pPr>
      <w:r w:rsidRPr="00C67FD0">
        <w:rPr>
          <w:lang w:val="en-GB"/>
        </w:rPr>
        <w:t xml:space="preserve">The initial sample includes all </w:t>
      </w:r>
      <w:r w:rsidRPr="00C67FD0">
        <w:rPr>
          <w:i/>
          <w:lang w:val="en-GB"/>
        </w:rPr>
        <w:t>E.</w:t>
      </w:r>
      <w:r>
        <w:rPr>
          <w:i/>
          <w:lang w:val="en-GB"/>
        </w:rPr>
        <w:t xml:space="preserve"> </w:t>
      </w:r>
      <w:r w:rsidRPr="00C67FD0">
        <w:rPr>
          <w:i/>
          <w:lang w:val="en-GB"/>
        </w:rPr>
        <w:t>coerulescens</w:t>
      </w:r>
      <w:r w:rsidRPr="00C67FD0">
        <w:rPr>
          <w:lang w:val="en-GB"/>
        </w:rPr>
        <w:t xml:space="preserve"> plants within the 10</w:t>
      </w:r>
      <w:r>
        <w:rPr>
          <w:lang w:val="en-GB"/>
        </w:rPr>
        <w:t xml:space="preserve"> </w:t>
      </w:r>
      <w:r w:rsidRPr="00C67FD0">
        <w:rPr>
          <w:lang w:val="en-GB"/>
        </w:rPr>
        <w:t>m x 10 m permanent monitoring plot.</w:t>
      </w:r>
      <w:r w:rsidRPr="002B2F2C">
        <w:rPr>
          <w:lang w:val="en-GB"/>
        </w:rPr>
        <w:t xml:space="preserve"> </w:t>
      </w:r>
    </w:p>
    <w:p w14:paraId="1122E291" w14:textId="77777777" w:rsidR="005621D3" w:rsidRPr="00C67FD0" w:rsidRDefault="005621D3" w:rsidP="005621D3">
      <w:pPr>
        <w:pStyle w:val="ListParagraph"/>
        <w:numPr>
          <w:ilvl w:val="0"/>
          <w:numId w:val="26"/>
        </w:numPr>
        <w:shd w:val="clear" w:color="auto" w:fill="E3E7F4" w:themeFill="accent5" w:themeFillTint="33"/>
        <w:spacing w:before="0" w:after="0" w:line="240" w:lineRule="auto"/>
        <w:ind w:left="426" w:hanging="426"/>
        <w:jc w:val="both"/>
        <w:rPr>
          <w:lang w:val="en-GB"/>
        </w:rPr>
      </w:pPr>
      <w:r>
        <w:rPr>
          <w:lang w:val="en-GB"/>
        </w:rPr>
        <w:t xml:space="preserve">Move from one side of the plot to the other, systematically measuring each </w:t>
      </w:r>
      <w:r w:rsidRPr="00C67FD0">
        <w:rPr>
          <w:i/>
          <w:lang w:val="en-GB"/>
        </w:rPr>
        <w:t>E.</w:t>
      </w:r>
      <w:r>
        <w:rPr>
          <w:i/>
          <w:lang w:val="en-GB"/>
        </w:rPr>
        <w:t xml:space="preserve"> </w:t>
      </w:r>
      <w:r w:rsidRPr="00C67FD0">
        <w:rPr>
          <w:i/>
          <w:lang w:val="en-GB"/>
        </w:rPr>
        <w:t>coerulescens</w:t>
      </w:r>
      <w:r w:rsidRPr="00C67FD0">
        <w:rPr>
          <w:lang w:val="en-GB"/>
        </w:rPr>
        <w:t xml:space="preserve"> </w:t>
      </w:r>
      <w:r>
        <w:rPr>
          <w:lang w:val="en-GB"/>
        </w:rPr>
        <w:t>stem in the plot.</w:t>
      </w:r>
    </w:p>
    <w:p w14:paraId="025A9D23" w14:textId="77777777" w:rsidR="005621D3" w:rsidRPr="00C67FD0" w:rsidRDefault="005621D3" w:rsidP="005621D3">
      <w:pPr>
        <w:pStyle w:val="ListParagraph"/>
        <w:numPr>
          <w:ilvl w:val="0"/>
          <w:numId w:val="26"/>
        </w:numPr>
        <w:shd w:val="clear" w:color="auto" w:fill="E3E7F4" w:themeFill="accent5" w:themeFillTint="33"/>
        <w:spacing w:before="0" w:after="0" w:line="240" w:lineRule="auto"/>
        <w:ind w:left="426" w:hanging="426"/>
        <w:jc w:val="both"/>
        <w:rPr>
          <w:lang w:val="en-GB"/>
        </w:rPr>
      </w:pPr>
      <w:r>
        <w:rPr>
          <w:lang w:val="en-GB"/>
        </w:rPr>
        <w:t>Measure</w:t>
      </w:r>
      <w:r w:rsidRPr="00C67FD0">
        <w:rPr>
          <w:lang w:val="en-GB"/>
        </w:rPr>
        <w:t xml:space="preserve"> the height of </w:t>
      </w:r>
      <w:r>
        <w:rPr>
          <w:lang w:val="en-GB"/>
        </w:rPr>
        <w:t>each</w:t>
      </w:r>
      <w:r w:rsidRPr="00C67FD0">
        <w:rPr>
          <w:lang w:val="en-GB"/>
        </w:rPr>
        <w:t xml:space="preserve"> stem</w:t>
      </w:r>
      <w:r>
        <w:rPr>
          <w:lang w:val="en-GB"/>
        </w:rPr>
        <w:t>. This can be done</w:t>
      </w:r>
      <w:r w:rsidRPr="00C67FD0">
        <w:rPr>
          <w:lang w:val="en-GB"/>
        </w:rPr>
        <w:t xml:space="preserve"> with </w:t>
      </w:r>
      <w:r>
        <w:rPr>
          <w:lang w:val="en-GB"/>
        </w:rPr>
        <w:t>a</w:t>
      </w:r>
      <w:r w:rsidRPr="00C67FD0">
        <w:rPr>
          <w:lang w:val="en-GB"/>
        </w:rPr>
        <w:t xml:space="preserve"> metre-ruler</w:t>
      </w:r>
      <w:r>
        <w:rPr>
          <w:lang w:val="en-GB"/>
        </w:rPr>
        <w:t xml:space="preserve"> or a pole with regular height markings inserted into the stand next to each stem.</w:t>
      </w:r>
    </w:p>
    <w:p w14:paraId="694AEDA0" w14:textId="77777777" w:rsidR="005621D3" w:rsidRDefault="005621D3" w:rsidP="005621D3">
      <w:pPr>
        <w:pStyle w:val="ListParagraph"/>
        <w:numPr>
          <w:ilvl w:val="0"/>
          <w:numId w:val="26"/>
        </w:numPr>
        <w:shd w:val="clear" w:color="auto" w:fill="E3E7F4" w:themeFill="accent5" w:themeFillTint="33"/>
        <w:spacing w:before="0" w:after="0" w:line="240" w:lineRule="auto"/>
        <w:ind w:left="426" w:hanging="426"/>
        <w:jc w:val="both"/>
        <w:rPr>
          <w:lang w:val="en-GB"/>
        </w:rPr>
      </w:pPr>
      <w:r w:rsidRPr="00C67FD0">
        <w:rPr>
          <w:lang w:val="en-GB"/>
        </w:rPr>
        <w:t>Once a stem has been measured, mark it with a non-damaging marker (piece of thread, spot of paint, felt-tip marker, etc.) to prevent the double-counting of stems.</w:t>
      </w:r>
    </w:p>
    <w:p w14:paraId="7A8B0FE1" w14:textId="77777777" w:rsidR="005621D3" w:rsidRDefault="005621D3" w:rsidP="005621D3">
      <w:pPr>
        <w:pStyle w:val="ListParagraph"/>
        <w:numPr>
          <w:ilvl w:val="0"/>
          <w:numId w:val="26"/>
        </w:numPr>
        <w:shd w:val="clear" w:color="auto" w:fill="E3E7F4" w:themeFill="accent5" w:themeFillTint="33"/>
        <w:spacing w:before="0" w:after="0" w:line="240" w:lineRule="auto"/>
        <w:ind w:left="426" w:hanging="426"/>
        <w:jc w:val="both"/>
        <w:rPr>
          <w:lang w:val="en-GB"/>
        </w:rPr>
      </w:pPr>
      <w:r>
        <w:rPr>
          <w:lang w:val="en-GB"/>
        </w:rPr>
        <w:t xml:space="preserve">An alternative method of tracking counted stems is to use a rope to demarcate the stems that have already been </w:t>
      </w:r>
      <w:proofErr w:type="gramStart"/>
      <w:r>
        <w:rPr>
          <w:lang w:val="en-GB"/>
        </w:rPr>
        <w:t>measured, and</w:t>
      </w:r>
      <w:proofErr w:type="gramEnd"/>
      <w:r>
        <w:rPr>
          <w:lang w:val="en-GB"/>
        </w:rPr>
        <w:t xml:space="preserve"> move it to include each stem as it is counted.</w:t>
      </w:r>
    </w:p>
    <w:p w14:paraId="43ED2C24" w14:textId="77777777" w:rsidR="005621D3" w:rsidRPr="005A049E" w:rsidRDefault="005621D3" w:rsidP="005621D3">
      <w:pPr>
        <w:pStyle w:val="ListParagraph"/>
        <w:numPr>
          <w:ilvl w:val="0"/>
          <w:numId w:val="26"/>
        </w:numPr>
        <w:shd w:val="clear" w:color="auto" w:fill="E3E7F4" w:themeFill="accent5" w:themeFillTint="33"/>
        <w:spacing w:before="0" w:after="0" w:line="240" w:lineRule="auto"/>
        <w:ind w:left="426" w:hanging="426"/>
        <w:jc w:val="both"/>
        <w:rPr>
          <w:lang w:val="en-GB"/>
        </w:rPr>
      </w:pPr>
      <w:r>
        <w:rPr>
          <w:lang w:val="en-GB"/>
        </w:rPr>
        <w:t xml:space="preserve">NB: the white latex of these plants is </w:t>
      </w:r>
      <w:proofErr w:type="gramStart"/>
      <w:r>
        <w:rPr>
          <w:lang w:val="en-GB"/>
        </w:rPr>
        <w:t>caustic, and</w:t>
      </w:r>
      <w:proofErr w:type="gramEnd"/>
      <w:r>
        <w:rPr>
          <w:lang w:val="en-GB"/>
        </w:rPr>
        <w:t xml:space="preserve"> can irritate the skin and damage your eyes. You should avoid contact with it as much as </w:t>
      </w:r>
      <w:proofErr w:type="gramStart"/>
      <w:r>
        <w:rPr>
          <w:lang w:val="en-GB"/>
        </w:rPr>
        <w:t>possible, and</w:t>
      </w:r>
      <w:proofErr w:type="gramEnd"/>
      <w:r>
        <w:rPr>
          <w:lang w:val="en-GB"/>
        </w:rPr>
        <w:t xml:space="preserve"> be sure to wash your hands before eating or touching your face. It is recommended that you use heavy gloves when handling the plant.</w:t>
      </w:r>
    </w:p>
    <w:p w14:paraId="7CC32F3A" w14:textId="77777777" w:rsidR="005621D3" w:rsidRDefault="005621D3" w:rsidP="005621D3">
      <w:pPr>
        <w:jc w:val="both"/>
        <w:rPr>
          <w:u w:val="single"/>
          <w:lang w:val="en-GB"/>
        </w:rPr>
      </w:pPr>
    </w:p>
    <w:p w14:paraId="66F7AF37" w14:textId="77777777" w:rsidR="005621D3" w:rsidRPr="00C67FD0" w:rsidRDefault="005621D3" w:rsidP="00286D82">
      <w:pPr>
        <w:shd w:val="clear" w:color="auto" w:fill="E3E7F4" w:themeFill="accent5" w:themeFillTint="33"/>
        <w:jc w:val="both"/>
        <w:rPr>
          <w:lang w:val="en-GB"/>
        </w:rPr>
      </w:pPr>
      <w:commentRangeStart w:id="326"/>
      <w:commentRangeStart w:id="327"/>
      <w:r w:rsidRPr="00C67FD0">
        <w:rPr>
          <w:u w:val="single"/>
          <w:lang w:val="en-GB"/>
        </w:rPr>
        <w:t>Variables to be recorded:</w:t>
      </w:r>
      <w:r w:rsidRPr="00C67FD0">
        <w:rPr>
          <w:lang w:val="en-GB"/>
        </w:rPr>
        <w:t xml:space="preserve"> height of all </w:t>
      </w:r>
      <w:r w:rsidRPr="00C67FD0">
        <w:rPr>
          <w:i/>
          <w:lang w:val="en-GB"/>
        </w:rPr>
        <w:t>E.</w:t>
      </w:r>
      <w:r>
        <w:rPr>
          <w:i/>
          <w:lang w:val="en-GB"/>
        </w:rPr>
        <w:t xml:space="preserve"> </w:t>
      </w:r>
      <w:r w:rsidRPr="00C67FD0">
        <w:rPr>
          <w:i/>
          <w:lang w:val="en-GB"/>
        </w:rPr>
        <w:t>coerulescens</w:t>
      </w:r>
      <w:r w:rsidRPr="00C67FD0">
        <w:rPr>
          <w:lang w:val="en-GB"/>
        </w:rPr>
        <w:t xml:space="preserve"> stems at ground level.</w:t>
      </w:r>
      <w:commentRangeEnd w:id="326"/>
      <w:r w:rsidR="00C22956">
        <w:rPr>
          <w:rStyle w:val="CommentReference"/>
        </w:rPr>
        <w:commentReference w:id="326"/>
      </w:r>
      <w:commentRangeEnd w:id="327"/>
      <w:r w:rsidR="003B2744">
        <w:rPr>
          <w:rStyle w:val="CommentReference"/>
        </w:rPr>
        <w:commentReference w:id="327"/>
      </w:r>
    </w:p>
    <w:p w14:paraId="4709C798" w14:textId="77777777" w:rsidR="00286D82" w:rsidRDefault="00286D82" w:rsidP="0057537C">
      <w:pPr>
        <w:pStyle w:val="Heading1"/>
        <w:jc w:val="both"/>
      </w:pPr>
      <w:bookmarkStart w:id="328" w:name="_Toc500767301"/>
      <w:r>
        <w:lastRenderedPageBreak/>
        <w:t>Warehouse and laboratory component</w:t>
      </w:r>
      <w:bookmarkStart w:id="329" w:name="_Ref304371932"/>
      <w:bookmarkEnd w:id="328"/>
    </w:p>
    <w:p w14:paraId="5D3ADA4C" w14:textId="77777777" w:rsidR="00286D82" w:rsidRDefault="00286D82" w:rsidP="0057537C">
      <w:pPr>
        <w:pStyle w:val="Heading2"/>
        <w:jc w:val="both"/>
      </w:pPr>
      <w:bookmarkStart w:id="330" w:name="_Toc500767302"/>
      <w:bookmarkEnd w:id="329"/>
      <w:r>
        <w:t>Litter analysis</w:t>
      </w:r>
      <w:bookmarkEnd w:id="330"/>
    </w:p>
    <w:p w14:paraId="35D58BC6" w14:textId="77777777" w:rsidR="007656B6" w:rsidRPr="00CC24F8" w:rsidRDefault="007656B6" w:rsidP="007656B6">
      <w:r>
        <w:t>This part of the sampling will not be changed.</w:t>
      </w:r>
    </w:p>
    <w:p w14:paraId="5C5FEF90" w14:textId="77777777" w:rsidR="00286D82" w:rsidRDefault="00286D82" w:rsidP="00286D82">
      <w:pPr>
        <w:pStyle w:val="ListParagraph"/>
        <w:numPr>
          <w:ilvl w:val="0"/>
          <w:numId w:val="27"/>
        </w:numPr>
        <w:shd w:val="clear" w:color="auto" w:fill="E3E7F4" w:themeFill="accent5" w:themeFillTint="33"/>
        <w:spacing w:before="0" w:after="0" w:line="240" w:lineRule="auto"/>
        <w:ind w:left="426" w:hanging="426"/>
        <w:jc w:val="both"/>
        <w:rPr>
          <w:lang w:val="en-GB"/>
        </w:rPr>
      </w:pPr>
      <w:r>
        <w:rPr>
          <w:lang w:val="en-GB"/>
        </w:rPr>
        <w:t>Record the weight of an oven tray in the Site Record data sheet.</w:t>
      </w:r>
    </w:p>
    <w:p w14:paraId="67764FD6" w14:textId="77777777" w:rsidR="00286D82" w:rsidRDefault="00286D82" w:rsidP="00286D82">
      <w:pPr>
        <w:pStyle w:val="ListParagraph"/>
        <w:numPr>
          <w:ilvl w:val="0"/>
          <w:numId w:val="27"/>
        </w:numPr>
        <w:shd w:val="clear" w:color="auto" w:fill="E3E7F4" w:themeFill="accent5" w:themeFillTint="33"/>
        <w:spacing w:before="0" w:after="0" w:line="240" w:lineRule="auto"/>
        <w:ind w:left="426" w:hanging="426"/>
        <w:jc w:val="both"/>
        <w:rPr>
          <w:lang w:val="en-GB"/>
        </w:rPr>
      </w:pPr>
      <w:r>
        <w:rPr>
          <w:lang w:val="en-GB"/>
        </w:rPr>
        <w:t>Place the litter from the plastic bag onto the oven tray.</w:t>
      </w:r>
    </w:p>
    <w:p w14:paraId="40E1AD7E" w14:textId="77777777" w:rsidR="00286D82" w:rsidRPr="00C67FD0" w:rsidRDefault="00286D82" w:rsidP="00286D82">
      <w:pPr>
        <w:pStyle w:val="ListParagraph"/>
        <w:numPr>
          <w:ilvl w:val="0"/>
          <w:numId w:val="27"/>
        </w:numPr>
        <w:shd w:val="clear" w:color="auto" w:fill="E3E7F4" w:themeFill="accent5" w:themeFillTint="33"/>
        <w:spacing w:before="0" w:after="0" w:line="240" w:lineRule="auto"/>
        <w:ind w:left="426" w:hanging="426"/>
        <w:jc w:val="both"/>
        <w:rPr>
          <w:lang w:val="en-GB"/>
        </w:rPr>
      </w:pPr>
      <w:r w:rsidRPr="00C67FD0">
        <w:rPr>
          <w:lang w:val="en-GB"/>
        </w:rPr>
        <w:t>Record the weight of the litter</w:t>
      </w:r>
      <w:r>
        <w:rPr>
          <w:lang w:val="en-GB"/>
        </w:rPr>
        <w:t xml:space="preserve"> and tray </w:t>
      </w:r>
      <w:r w:rsidRPr="00C67FD0">
        <w:rPr>
          <w:lang w:val="en-GB"/>
        </w:rPr>
        <w:t xml:space="preserve">(in grams, to </w:t>
      </w:r>
      <w:commentRangeStart w:id="331"/>
      <w:r w:rsidRPr="00C67FD0">
        <w:rPr>
          <w:lang w:val="en-GB"/>
        </w:rPr>
        <w:t>1</w:t>
      </w:r>
      <w:commentRangeEnd w:id="331"/>
      <w:r w:rsidR="00055FF6">
        <w:rPr>
          <w:rStyle w:val="CommentReference"/>
        </w:rPr>
        <w:commentReference w:id="331"/>
      </w:r>
      <w:r w:rsidRPr="00C67FD0">
        <w:rPr>
          <w:lang w:val="en-GB"/>
        </w:rPr>
        <w:t xml:space="preserve"> decimal place)</w:t>
      </w:r>
      <w:r>
        <w:rPr>
          <w:lang w:val="en-GB"/>
        </w:rPr>
        <w:t xml:space="preserve"> in the Site Record data sheet.</w:t>
      </w:r>
    </w:p>
    <w:p w14:paraId="2CC99211" w14:textId="77777777" w:rsidR="00286D82" w:rsidRDefault="00286D82" w:rsidP="00286D82">
      <w:pPr>
        <w:pStyle w:val="ListParagraph"/>
        <w:numPr>
          <w:ilvl w:val="0"/>
          <w:numId w:val="27"/>
        </w:numPr>
        <w:shd w:val="clear" w:color="auto" w:fill="E3E7F4" w:themeFill="accent5" w:themeFillTint="33"/>
        <w:spacing w:before="0" w:after="0" w:line="240" w:lineRule="auto"/>
        <w:ind w:left="426" w:hanging="426"/>
        <w:jc w:val="both"/>
        <w:rPr>
          <w:lang w:val="en-GB"/>
        </w:rPr>
      </w:pPr>
      <w:r w:rsidRPr="005A049E">
        <w:rPr>
          <w:lang w:val="en-GB"/>
        </w:rPr>
        <w:t>Oven dry the sample at 60</w:t>
      </w:r>
      <w:r w:rsidRPr="005A049E">
        <w:rPr>
          <w:vertAlign w:val="superscript"/>
          <w:lang w:val="en-GB"/>
        </w:rPr>
        <w:t>o</w:t>
      </w:r>
      <w:r w:rsidRPr="005A049E">
        <w:rPr>
          <w:lang w:val="en-GB"/>
        </w:rPr>
        <w:t xml:space="preserve">C until it reaches a constant mass </w:t>
      </w:r>
      <w:r>
        <w:rPr>
          <w:lang w:val="en-GB"/>
        </w:rPr>
        <w:t xml:space="preserve">(see steps 5 and 6 of the carbon analysis above). </w:t>
      </w:r>
      <w:r w:rsidRPr="005A049E">
        <w:rPr>
          <w:lang w:val="en-GB"/>
        </w:rPr>
        <w:t>Record the mass in grams, to one decimal place</w:t>
      </w:r>
      <w:r>
        <w:rPr>
          <w:lang w:val="en-GB"/>
        </w:rPr>
        <w:t xml:space="preserve"> in the Site Record data </w:t>
      </w:r>
      <w:commentRangeStart w:id="332"/>
      <w:r>
        <w:rPr>
          <w:lang w:val="en-GB"/>
        </w:rPr>
        <w:t>sheet</w:t>
      </w:r>
      <w:commentRangeEnd w:id="332"/>
      <w:r w:rsidR="000971DE">
        <w:rPr>
          <w:rStyle w:val="CommentReference"/>
        </w:rPr>
        <w:commentReference w:id="332"/>
      </w:r>
      <w:r>
        <w:rPr>
          <w:lang w:val="en-GB"/>
        </w:rPr>
        <w:t>.</w:t>
      </w:r>
    </w:p>
    <w:p w14:paraId="4BF5611B" w14:textId="77777777" w:rsidR="00286D82" w:rsidRPr="005A049E" w:rsidRDefault="00286D82" w:rsidP="00286D82">
      <w:pPr>
        <w:pStyle w:val="ListParagraph"/>
        <w:shd w:val="clear" w:color="auto" w:fill="E3E7F4" w:themeFill="accent5" w:themeFillTint="33"/>
        <w:ind w:left="426"/>
        <w:jc w:val="both"/>
        <w:rPr>
          <w:lang w:val="en-GB"/>
        </w:rPr>
      </w:pPr>
    </w:p>
    <w:p w14:paraId="1F9B14DD" w14:textId="77777777" w:rsidR="00286D82" w:rsidRPr="00C67FD0" w:rsidRDefault="00286D82" w:rsidP="00286D82">
      <w:pPr>
        <w:shd w:val="clear" w:color="auto" w:fill="E3E7F4" w:themeFill="accent5" w:themeFillTint="33"/>
        <w:jc w:val="both"/>
        <w:rPr>
          <w:lang w:val="en-GB"/>
        </w:rPr>
      </w:pPr>
      <w:r w:rsidRPr="00C67FD0">
        <w:rPr>
          <w:u w:val="single"/>
          <w:lang w:val="en-GB"/>
        </w:rPr>
        <w:t xml:space="preserve">Variables to </w:t>
      </w:r>
      <w:r>
        <w:rPr>
          <w:u w:val="single"/>
          <w:lang w:val="en-GB"/>
        </w:rPr>
        <w:t>be recorded</w:t>
      </w:r>
      <w:r w:rsidRPr="00C67FD0">
        <w:rPr>
          <w:u w:val="single"/>
          <w:lang w:val="en-GB"/>
        </w:rPr>
        <w:t>:</w:t>
      </w:r>
      <w:r>
        <w:rPr>
          <w:lang w:val="en-GB"/>
        </w:rPr>
        <w:t xml:space="preserve"> Wet litter mass (g), dry litter mass (g).</w:t>
      </w:r>
    </w:p>
    <w:p w14:paraId="1B7C23C6" w14:textId="77777777" w:rsidR="00286D82" w:rsidRPr="005621D3" w:rsidRDefault="00286D82" w:rsidP="005621D3"/>
    <w:p w14:paraId="04753355" w14:textId="77777777" w:rsidR="0057537C" w:rsidRDefault="0057537C" w:rsidP="0057537C">
      <w:pPr>
        <w:pStyle w:val="Heading1"/>
        <w:jc w:val="both"/>
      </w:pPr>
      <w:bookmarkStart w:id="333" w:name="_Ref304374905"/>
      <w:bookmarkStart w:id="334" w:name="_Toc500767303"/>
      <w:r>
        <w:t>Label</w:t>
      </w:r>
      <w:bookmarkEnd w:id="333"/>
      <w:r>
        <w:t>ing</w:t>
      </w:r>
      <w:bookmarkEnd w:id="334"/>
    </w:p>
    <w:p w14:paraId="1F3EF389" w14:textId="77777777" w:rsidR="0057537C" w:rsidRDefault="0057537C" w:rsidP="0057537C">
      <w:pPr>
        <w:pStyle w:val="ListParagraph"/>
        <w:numPr>
          <w:ilvl w:val="0"/>
          <w:numId w:val="33"/>
        </w:numPr>
        <w:shd w:val="clear" w:color="auto" w:fill="E3E7F4" w:themeFill="accent5" w:themeFillTint="33"/>
        <w:spacing w:before="0" w:after="0" w:line="240" w:lineRule="auto"/>
        <w:ind w:left="426" w:hanging="426"/>
        <w:jc w:val="both"/>
        <w:rPr>
          <w:lang w:val="en-GB"/>
        </w:rPr>
      </w:pPr>
      <w:r>
        <w:rPr>
          <w:lang w:val="en-GB"/>
        </w:rPr>
        <w:t>Every bag should be labelled twice, with one label attached to the outside of the bag, and a loose label on the inside of the bag. Both labels for a bag must be the same.</w:t>
      </w:r>
    </w:p>
    <w:p w14:paraId="4D119653" w14:textId="77777777" w:rsidR="0057537C" w:rsidRDefault="0057537C" w:rsidP="0057537C">
      <w:pPr>
        <w:pStyle w:val="ListParagraph"/>
        <w:numPr>
          <w:ilvl w:val="0"/>
          <w:numId w:val="33"/>
        </w:numPr>
        <w:shd w:val="clear" w:color="auto" w:fill="E3E7F4" w:themeFill="accent5" w:themeFillTint="33"/>
        <w:spacing w:before="0" w:after="0" w:line="240" w:lineRule="auto"/>
        <w:ind w:left="426" w:hanging="426"/>
        <w:jc w:val="both"/>
        <w:rPr>
          <w:lang w:val="en-GB"/>
        </w:rPr>
      </w:pPr>
      <w:r>
        <w:rPr>
          <w:lang w:val="en-GB"/>
        </w:rPr>
        <w:t xml:space="preserve">The internal labels need to be durable. Ice-lolly </w:t>
      </w:r>
      <w:proofErr w:type="gramStart"/>
      <w:r>
        <w:rPr>
          <w:lang w:val="en-GB"/>
        </w:rPr>
        <w:t>sticks</w:t>
      </w:r>
      <w:proofErr w:type="gramEnd"/>
      <w:r>
        <w:rPr>
          <w:lang w:val="en-GB"/>
        </w:rPr>
        <w:t xml:space="preserve"> or tongue depressors would be ideal, since they can be easily marked using a felt-tip pen, and can also be placed in the oven when samples are being dried to ensure that the samples are tracked.</w:t>
      </w:r>
    </w:p>
    <w:p w14:paraId="36C0D9E6" w14:textId="77777777" w:rsidR="0057537C" w:rsidRDefault="0057537C" w:rsidP="0057537C">
      <w:pPr>
        <w:pStyle w:val="ListParagraph"/>
        <w:numPr>
          <w:ilvl w:val="0"/>
          <w:numId w:val="33"/>
        </w:numPr>
        <w:shd w:val="clear" w:color="auto" w:fill="E3E7F4" w:themeFill="accent5" w:themeFillTint="33"/>
        <w:spacing w:before="0" w:after="0" w:line="240" w:lineRule="auto"/>
        <w:ind w:left="426" w:hanging="426"/>
        <w:jc w:val="both"/>
        <w:rPr>
          <w:lang w:val="en-GB"/>
        </w:rPr>
      </w:pPr>
      <w:r>
        <w:rPr>
          <w:lang w:val="en-GB"/>
        </w:rPr>
        <w:t xml:space="preserve">NB: REMOVE DURABLE LABELS WHENEVER MEASURING MASS OR VOLUME, AS THEY WILL SKEW THE </w:t>
      </w:r>
      <w:commentRangeStart w:id="335"/>
      <w:commentRangeStart w:id="336"/>
      <w:r>
        <w:rPr>
          <w:lang w:val="en-GB"/>
        </w:rPr>
        <w:t>RESULTS</w:t>
      </w:r>
      <w:commentRangeEnd w:id="335"/>
      <w:r w:rsidR="000971DE">
        <w:rPr>
          <w:rStyle w:val="CommentReference"/>
        </w:rPr>
        <w:commentReference w:id="335"/>
      </w:r>
      <w:commentRangeEnd w:id="336"/>
      <w:r w:rsidR="003B2744">
        <w:rPr>
          <w:rStyle w:val="CommentReference"/>
        </w:rPr>
        <w:commentReference w:id="336"/>
      </w:r>
      <w:r>
        <w:rPr>
          <w:lang w:val="en-GB"/>
        </w:rPr>
        <w:t>.</w:t>
      </w:r>
    </w:p>
    <w:p w14:paraId="1F742E0A" w14:textId="77777777" w:rsidR="0057537C" w:rsidRDefault="0057537C" w:rsidP="0057537C">
      <w:pPr>
        <w:shd w:val="clear" w:color="auto" w:fill="E3E7F4" w:themeFill="accent5" w:themeFillTint="33"/>
        <w:jc w:val="both"/>
        <w:rPr>
          <w:lang w:val="en-GB"/>
        </w:rPr>
      </w:pPr>
    </w:p>
    <w:p w14:paraId="4716F52C" w14:textId="77777777" w:rsidR="0057537C" w:rsidRDefault="0057537C" w:rsidP="007656B6">
      <w:pPr>
        <w:pStyle w:val="Heading2"/>
        <w:jc w:val="both"/>
      </w:pPr>
      <w:bookmarkStart w:id="338" w:name="_Ref304902552"/>
      <w:bookmarkStart w:id="339" w:name="_Toc500767304"/>
      <w:r>
        <w:t>litter samples</w:t>
      </w:r>
      <w:bookmarkEnd w:id="338"/>
      <w:bookmarkEnd w:id="339"/>
    </w:p>
    <w:p w14:paraId="56C87405" w14:textId="77777777" w:rsidR="0057537C" w:rsidRDefault="0057537C" w:rsidP="0057537C">
      <w:pPr>
        <w:pStyle w:val="ListParagraph"/>
        <w:numPr>
          <w:ilvl w:val="0"/>
          <w:numId w:val="38"/>
        </w:numPr>
        <w:shd w:val="clear" w:color="auto" w:fill="E3E7F4" w:themeFill="accent5" w:themeFillTint="33"/>
        <w:spacing w:before="0" w:after="0" w:line="240" w:lineRule="auto"/>
        <w:ind w:left="426" w:hanging="426"/>
        <w:jc w:val="both"/>
        <w:rPr>
          <w:lang w:val="en-GB"/>
        </w:rPr>
      </w:pPr>
      <w:r>
        <w:rPr>
          <w:lang w:val="en-GB"/>
        </w:rPr>
        <w:t>Labels always start with the plot number. Plot number will be provided in the baseline monitoring plan provided (A1.01 to A1.30)</w:t>
      </w:r>
    </w:p>
    <w:p w14:paraId="6317D841" w14:textId="77777777" w:rsidR="0057537C" w:rsidRDefault="0057537C" w:rsidP="0057537C">
      <w:pPr>
        <w:pStyle w:val="ListParagraph"/>
        <w:shd w:val="clear" w:color="auto" w:fill="E3E7F4" w:themeFill="accent5" w:themeFillTint="33"/>
        <w:ind w:left="426"/>
        <w:jc w:val="both"/>
        <w:rPr>
          <w:lang w:val="en-GB"/>
        </w:rPr>
      </w:pPr>
    </w:p>
    <w:tbl>
      <w:tblPr>
        <w:tblStyle w:val="TableGrid"/>
        <w:tblW w:w="0" w:type="auto"/>
        <w:tblInd w:w="720" w:type="dxa"/>
        <w:tblLook w:val="04A0" w:firstRow="1" w:lastRow="0" w:firstColumn="1" w:lastColumn="0" w:noHBand="0" w:noVBand="1"/>
      </w:tblPr>
      <w:tblGrid>
        <w:gridCol w:w="3815"/>
        <w:gridCol w:w="3762"/>
      </w:tblGrid>
      <w:tr w:rsidR="0057537C" w:rsidRPr="00C429D6" w14:paraId="161A67DE" w14:textId="77777777" w:rsidTr="00036281">
        <w:tc>
          <w:tcPr>
            <w:tcW w:w="3815" w:type="dxa"/>
          </w:tcPr>
          <w:p w14:paraId="24D019CB" w14:textId="77777777" w:rsidR="0057537C" w:rsidRPr="00C429D6" w:rsidRDefault="0057537C" w:rsidP="0057537C">
            <w:pPr>
              <w:shd w:val="clear" w:color="auto" w:fill="E3E7F4" w:themeFill="accent5" w:themeFillTint="33"/>
              <w:jc w:val="both"/>
              <w:rPr>
                <w:b/>
              </w:rPr>
            </w:pPr>
            <w:r w:rsidRPr="00C429D6">
              <w:rPr>
                <w:b/>
              </w:rPr>
              <w:t>Sample type</w:t>
            </w:r>
          </w:p>
        </w:tc>
        <w:tc>
          <w:tcPr>
            <w:tcW w:w="3762" w:type="dxa"/>
          </w:tcPr>
          <w:p w14:paraId="5E7A54F7" w14:textId="77777777" w:rsidR="0057537C" w:rsidRPr="00C429D6" w:rsidRDefault="0057537C" w:rsidP="0057537C">
            <w:pPr>
              <w:shd w:val="clear" w:color="auto" w:fill="E3E7F4" w:themeFill="accent5" w:themeFillTint="33"/>
              <w:jc w:val="both"/>
              <w:rPr>
                <w:b/>
              </w:rPr>
            </w:pPr>
            <w:r>
              <w:rPr>
                <w:b/>
              </w:rPr>
              <w:t>Multiple bags</w:t>
            </w:r>
          </w:p>
        </w:tc>
      </w:tr>
      <w:tr w:rsidR="0057537C" w14:paraId="394B847C" w14:textId="77777777" w:rsidTr="00036281">
        <w:tc>
          <w:tcPr>
            <w:tcW w:w="3815" w:type="dxa"/>
          </w:tcPr>
          <w:p w14:paraId="0E0F64DA" w14:textId="77777777" w:rsidR="0057537C" w:rsidRDefault="0057537C" w:rsidP="0057537C">
            <w:pPr>
              <w:shd w:val="clear" w:color="auto" w:fill="E3E7F4" w:themeFill="accent5" w:themeFillTint="33"/>
              <w:jc w:val="both"/>
            </w:pPr>
            <w:r>
              <w:t>L = Litter</w:t>
            </w:r>
          </w:p>
        </w:tc>
        <w:tc>
          <w:tcPr>
            <w:tcW w:w="3762" w:type="dxa"/>
          </w:tcPr>
          <w:p w14:paraId="7F9CB152" w14:textId="77777777" w:rsidR="0057537C" w:rsidRDefault="0057537C" w:rsidP="0057537C">
            <w:pPr>
              <w:shd w:val="clear" w:color="auto" w:fill="E3E7F4" w:themeFill="accent5" w:themeFillTint="33"/>
              <w:jc w:val="both"/>
            </w:pPr>
            <w:r>
              <w:t>X of X</w:t>
            </w:r>
          </w:p>
        </w:tc>
      </w:tr>
    </w:tbl>
    <w:p w14:paraId="21265FE4" w14:textId="77777777" w:rsidR="0057537C" w:rsidRDefault="0057537C" w:rsidP="0057537C">
      <w:pPr>
        <w:pStyle w:val="ListParagraph"/>
        <w:shd w:val="clear" w:color="auto" w:fill="E3E7F4" w:themeFill="accent5" w:themeFillTint="33"/>
        <w:ind w:left="426" w:hanging="426"/>
        <w:jc w:val="both"/>
        <w:rPr>
          <w:lang w:val="en-GB"/>
        </w:rPr>
      </w:pPr>
    </w:p>
    <w:p w14:paraId="5839754F" w14:textId="77777777" w:rsidR="0057537C" w:rsidRDefault="0057537C" w:rsidP="0057537C">
      <w:pPr>
        <w:pStyle w:val="ListParagraph"/>
        <w:numPr>
          <w:ilvl w:val="0"/>
          <w:numId w:val="38"/>
        </w:numPr>
        <w:shd w:val="clear" w:color="auto" w:fill="E3E7F4" w:themeFill="accent5" w:themeFillTint="33"/>
        <w:spacing w:before="0" w:after="0" w:line="240" w:lineRule="auto"/>
        <w:ind w:left="426" w:hanging="426"/>
        <w:jc w:val="both"/>
        <w:rPr>
          <w:lang w:val="en-GB"/>
        </w:rPr>
      </w:pPr>
      <w:r>
        <w:rPr>
          <w:lang w:val="en-GB"/>
        </w:rPr>
        <w:t xml:space="preserve">An example of a litter label is </w:t>
      </w:r>
      <w:r w:rsidRPr="00457A87">
        <w:rPr>
          <w:b/>
          <w:lang w:val="en-GB"/>
        </w:rPr>
        <w:t>A1.25-L</w:t>
      </w:r>
      <w:r>
        <w:rPr>
          <w:lang w:val="en-GB"/>
        </w:rPr>
        <w:t>. This means: Darlington Dam area, monitoring site 25, litter sample.</w:t>
      </w:r>
    </w:p>
    <w:p w14:paraId="2F563C7B" w14:textId="77777777" w:rsidR="0057537C" w:rsidRDefault="0057537C" w:rsidP="0057537C">
      <w:pPr>
        <w:shd w:val="clear" w:color="auto" w:fill="E3E7F4" w:themeFill="accent5" w:themeFillTint="33"/>
        <w:jc w:val="both"/>
        <w:rPr>
          <w:lang w:val="en-GB"/>
        </w:rPr>
      </w:pPr>
    </w:p>
    <w:p w14:paraId="1A5AF9ED" w14:textId="77777777" w:rsidR="0057537C" w:rsidRPr="002973F0" w:rsidRDefault="0057537C" w:rsidP="0057537C">
      <w:pPr>
        <w:pStyle w:val="Heading2"/>
        <w:shd w:val="clear" w:color="auto" w:fill="E3E7F4" w:themeFill="accent5" w:themeFillTint="33"/>
        <w:jc w:val="both"/>
        <w:rPr>
          <w:lang w:val="en-GB"/>
        </w:rPr>
      </w:pPr>
      <w:bookmarkStart w:id="340" w:name="_Toc500767305"/>
      <w:r w:rsidRPr="002973F0">
        <w:rPr>
          <w:lang w:val="en-GB"/>
        </w:rPr>
        <w:t>Plant samples</w:t>
      </w:r>
      <w:bookmarkEnd w:id="340"/>
    </w:p>
    <w:p w14:paraId="2F32B843" w14:textId="77777777" w:rsidR="0057537C" w:rsidRDefault="0057537C" w:rsidP="0057537C">
      <w:pPr>
        <w:pStyle w:val="ListParagraph"/>
        <w:numPr>
          <w:ilvl w:val="0"/>
          <w:numId w:val="35"/>
        </w:numPr>
        <w:shd w:val="clear" w:color="auto" w:fill="E3E7F4" w:themeFill="accent5" w:themeFillTint="33"/>
        <w:spacing w:before="0" w:after="0" w:line="240" w:lineRule="auto"/>
        <w:ind w:left="426" w:hanging="426"/>
        <w:jc w:val="both"/>
        <w:rPr>
          <w:lang w:val="en-GB"/>
        </w:rPr>
      </w:pPr>
      <w:r>
        <w:rPr>
          <w:lang w:val="en-GB"/>
        </w:rPr>
        <w:t>Labels always start with the plot number at which the species was first identified. Plot number will be provided in the baseline monitoring plan.</w:t>
      </w:r>
    </w:p>
    <w:p w14:paraId="47D3C0E6" w14:textId="77777777" w:rsidR="0057537C" w:rsidRDefault="0057537C" w:rsidP="0057537C">
      <w:pPr>
        <w:pStyle w:val="ListParagraph"/>
        <w:numPr>
          <w:ilvl w:val="0"/>
          <w:numId w:val="35"/>
        </w:numPr>
        <w:shd w:val="clear" w:color="auto" w:fill="E3E7F4" w:themeFill="accent5" w:themeFillTint="33"/>
        <w:spacing w:before="0" w:after="0" w:line="240" w:lineRule="auto"/>
        <w:ind w:left="426" w:hanging="426"/>
        <w:jc w:val="both"/>
        <w:rPr>
          <w:lang w:val="en-GB"/>
        </w:rPr>
      </w:pPr>
      <w:r>
        <w:rPr>
          <w:lang w:val="en-GB"/>
        </w:rPr>
        <w:lastRenderedPageBreak/>
        <w:t>The next part of the label is the plant form:</w:t>
      </w:r>
    </w:p>
    <w:p w14:paraId="219C1A3D" w14:textId="77777777" w:rsidR="00BF75E7" w:rsidRDefault="00BF75E7" w:rsidP="00BF75E7">
      <w:pPr>
        <w:pStyle w:val="ListParagraph"/>
        <w:shd w:val="clear" w:color="auto" w:fill="E3E7F4" w:themeFill="accent5" w:themeFillTint="33"/>
        <w:spacing w:before="0" w:after="0" w:line="240" w:lineRule="auto"/>
        <w:ind w:left="426"/>
        <w:jc w:val="both"/>
        <w:rPr>
          <w:lang w:val="en-GB"/>
        </w:rPr>
      </w:pPr>
    </w:p>
    <w:tbl>
      <w:tblPr>
        <w:tblStyle w:val="TableGrid"/>
        <w:tblW w:w="0" w:type="auto"/>
        <w:tblInd w:w="426" w:type="dxa"/>
        <w:shd w:val="clear" w:color="auto" w:fill="FFFFFF" w:themeFill="background1"/>
        <w:tblLook w:val="04A0" w:firstRow="1" w:lastRow="0" w:firstColumn="1" w:lastColumn="0" w:noHBand="0" w:noVBand="1"/>
      </w:tblPr>
      <w:tblGrid>
        <w:gridCol w:w="7871"/>
      </w:tblGrid>
      <w:tr w:rsidR="0057537C" w:rsidRPr="00BF75E7" w14:paraId="3A059546" w14:textId="77777777" w:rsidTr="00BF75E7">
        <w:trPr>
          <w:trHeight w:val="85"/>
        </w:trPr>
        <w:tc>
          <w:tcPr>
            <w:tcW w:w="7871" w:type="dxa"/>
            <w:shd w:val="clear" w:color="auto" w:fill="FFFFFF" w:themeFill="background1"/>
          </w:tcPr>
          <w:p w14:paraId="7CA75219" w14:textId="77777777" w:rsidR="0057537C" w:rsidRPr="00BF75E7" w:rsidRDefault="0057537C" w:rsidP="0057537C">
            <w:pPr>
              <w:pStyle w:val="ListParagraph"/>
              <w:shd w:val="clear" w:color="auto" w:fill="E3E7F4" w:themeFill="accent5" w:themeFillTint="33"/>
              <w:ind w:left="0"/>
              <w:jc w:val="both"/>
            </w:pPr>
            <w:r w:rsidRPr="00BF75E7">
              <w:t>T = tree</w:t>
            </w:r>
          </w:p>
        </w:tc>
      </w:tr>
      <w:tr w:rsidR="0057537C" w:rsidRPr="00BF75E7" w14:paraId="41044A91" w14:textId="77777777" w:rsidTr="00BF75E7">
        <w:trPr>
          <w:trHeight w:val="85"/>
        </w:trPr>
        <w:tc>
          <w:tcPr>
            <w:tcW w:w="7871" w:type="dxa"/>
            <w:shd w:val="clear" w:color="auto" w:fill="FFFFFF" w:themeFill="background1"/>
          </w:tcPr>
          <w:p w14:paraId="033C7294" w14:textId="77777777" w:rsidR="0057537C" w:rsidRPr="00BF75E7" w:rsidRDefault="0057537C" w:rsidP="0057537C">
            <w:pPr>
              <w:pStyle w:val="ListParagraph"/>
              <w:shd w:val="clear" w:color="auto" w:fill="E3E7F4" w:themeFill="accent5" w:themeFillTint="33"/>
              <w:ind w:left="0"/>
              <w:jc w:val="both"/>
            </w:pPr>
            <w:proofErr w:type="spellStart"/>
            <w:r w:rsidRPr="00BF75E7">
              <w:t>S</w:t>
            </w:r>
            <w:r w:rsidR="00911D7B">
              <w:t>h</w:t>
            </w:r>
            <w:proofErr w:type="spellEnd"/>
            <w:r w:rsidRPr="00BF75E7">
              <w:t xml:space="preserve"> = shrub</w:t>
            </w:r>
          </w:p>
        </w:tc>
      </w:tr>
      <w:tr w:rsidR="0057537C" w14:paraId="0688C48B" w14:textId="77777777" w:rsidTr="00BF75E7">
        <w:trPr>
          <w:trHeight w:val="77"/>
        </w:trPr>
        <w:tc>
          <w:tcPr>
            <w:tcW w:w="7871" w:type="dxa"/>
            <w:shd w:val="clear" w:color="auto" w:fill="FFFFFF" w:themeFill="background1"/>
          </w:tcPr>
          <w:p w14:paraId="5CAD7C5C" w14:textId="77777777" w:rsidR="0057537C" w:rsidRDefault="0057537C" w:rsidP="0057537C">
            <w:pPr>
              <w:pStyle w:val="ListParagraph"/>
              <w:shd w:val="clear" w:color="auto" w:fill="E3E7F4" w:themeFill="accent5" w:themeFillTint="33"/>
              <w:ind w:left="0"/>
              <w:jc w:val="both"/>
            </w:pPr>
            <w:r w:rsidRPr="00BF75E7">
              <w:t>S</w:t>
            </w:r>
            <w:r w:rsidR="00911D7B">
              <w:t>u</w:t>
            </w:r>
            <w:r w:rsidRPr="00BF75E7">
              <w:t xml:space="preserve"> = succulent</w:t>
            </w:r>
          </w:p>
        </w:tc>
      </w:tr>
    </w:tbl>
    <w:p w14:paraId="47E8CA48" w14:textId="77777777" w:rsidR="0057537C" w:rsidRDefault="0057537C" w:rsidP="0057537C">
      <w:pPr>
        <w:pStyle w:val="ListParagraph"/>
        <w:shd w:val="clear" w:color="auto" w:fill="E3E7F4" w:themeFill="accent5" w:themeFillTint="33"/>
        <w:ind w:left="426"/>
        <w:jc w:val="both"/>
        <w:rPr>
          <w:lang w:val="en-GB"/>
        </w:rPr>
      </w:pPr>
    </w:p>
    <w:p w14:paraId="48A5186D" w14:textId="77777777" w:rsidR="0057537C" w:rsidRDefault="0057537C" w:rsidP="0057537C">
      <w:pPr>
        <w:pStyle w:val="ListParagraph"/>
        <w:numPr>
          <w:ilvl w:val="0"/>
          <w:numId w:val="35"/>
        </w:numPr>
        <w:shd w:val="clear" w:color="auto" w:fill="E3E7F4" w:themeFill="accent5" w:themeFillTint="33"/>
        <w:spacing w:before="0" w:after="0" w:line="240" w:lineRule="auto"/>
        <w:ind w:left="426" w:hanging="426"/>
        <w:jc w:val="both"/>
        <w:rPr>
          <w:lang w:val="en-GB"/>
        </w:rPr>
      </w:pPr>
      <w:r w:rsidRPr="002973F0">
        <w:rPr>
          <w:lang w:val="en-GB"/>
        </w:rPr>
        <w:t xml:space="preserve">Finally, assign the plant a unique count number, according to the number of species identified at the current site. Numbers should be assigned using a </w:t>
      </w:r>
      <w:proofErr w:type="gramStart"/>
      <w:r w:rsidRPr="002973F0">
        <w:rPr>
          <w:lang w:val="en-GB"/>
        </w:rPr>
        <w:t>double digit</w:t>
      </w:r>
      <w:proofErr w:type="gramEnd"/>
      <w:r w:rsidRPr="002973F0">
        <w:rPr>
          <w:lang w:val="en-GB"/>
        </w:rPr>
        <w:t xml:space="preserve"> assignment system (01, 02…</w:t>
      </w:r>
      <w:r>
        <w:rPr>
          <w:lang w:val="en-GB"/>
        </w:rPr>
        <w:t>, 99).</w:t>
      </w:r>
    </w:p>
    <w:p w14:paraId="00A6F980" w14:textId="77777777" w:rsidR="0057537C" w:rsidRDefault="0057537C" w:rsidP="0057537C">
      <w:pPr>
        <w:pStyle w:val="ListParagraph"/>
        <w:numPr>
          <w:ilvl w:val="0"/>
          <w:numId w:val="35"/>
        </w:numPr>
        <w:shd w:val="clear" w:color="auto" w:fill="E3E7F4" w:themeFill="accent5" w:themeFillTint="33"/>
        <w:spacing w:before="0" w:after="0" w:line="240" w:lineRule="auto"/>
        <w:ind w:left="426" w:hanging="426"/>
        <w:jc w:val="both"/>
        <w:rPr>
          <w:lang w:val="en-GB"/>
        </w:rPr>
      </w:pPr>
      <w:r>
        <w:rPr>
          <w:lang w:val="en-GB"/>
        </w:rPr>
        <w:t xml:space="preserve">An example of a plant label is therefore: </w:t>
      </w:r>
      <w:r w:rsidRPr="002973F0">
        <w:rPr>
          <w:b/>
          <w:lang w:val="en-GB"/>
        </w:rPr>
        <w:t>A1.05-S-09</w:t>
      </w:r>
      <w:r>
        <w:rPr>
          <w:lang w:val="en-GB"/>
        </w:rPr>
        <w:t>. This means: Darlington Dam area, monitoring site 5, shrub species, unidentified plant number 9.</w:t>
      </w:r>
    </w:p>
    <w:p w14:paraId="20BE4632" w14:textId="77777777" w:rsidR="0057537C" w:rsidRDefault="0057537C" w:rsidP="0057537C">
      <w:pPr>
        <w:pStyle w:val="ListParagraph"/>
        <w:numPr>
          <w:ilvl w:val="0"/>
          <w:numId w:val="35"/>
        </w:numPr>
        <w:shd w:val="clear" w:color="auto" w:fill="E3E7F4" w:themeFill="accent5" w:themeFillTint="33"/>
        <w:spacing w:before="0" w:after="0" w:line="240" w:lineRule="auto"/>
        <w:ind w:left="426" w:hanging="426"/>
        <w:jc w:val="both"/>
        <w:rPr>
          <w:lang w:val="en-GB"/>
        </w:rPr>
      </w:pPr>
      <w:r>
        <w:rPr>
          <w:lang w:val="en-GB"/>
        </w:rPr>
        <w:t xml:space="preserve">Plant labels are temporary assignments, until the plant is identified correctly. Subsequently the plant will be labelled with the correct genus and </w:t>
      </w:r>
      <w:proofErr w:type="gramStart"/>
      <w:r>
        <w:rPr>
          <w:lang w:val="en-GB"/>
        </w:rPr>
        <w:t>species, and</w:t>
      </w:r>
      <w:proofErr w:type="gramEnd"/>
      <w:r>
        <w:rPr>
          <w:lang w:val="en-GB"/>
        </w:rPr>
        <w:t xml:space="preserve"> stored in the project herbarium.</w:t>
      </w:r>
    </w:p>
    <w:p w14:paraId="3E97A376" w14:textId="77777777" w:rsidR="00CA7BEA" w:rsidRDefault="00CA7BEA">
      <w:pPr>
        <w:rPr>
          <w:lang w:val="en-GB"/>
        </w:rPr>
      </w:pPr>
      <w:r>
        <w:rPr>
          <w:lang w:val="en-GB"/>
        </w:rPr>
        <w:br w:type="page"/>
      </w:r>
    </w:p>
    <w:p w14:paraId="5A66CD28" w14:textId="77777777" w:rsidR="00C3527A" w:rsidRDefault="00E45859" w:rsidP="00C13B6B">
      <w:pPr>
        <w:pStyle w:val="Heading1"/>
      </w:pPr>
      <w:bookmarkStart w:id="341" w:name="_Toc500767306"/>
      <w:r>
        <w:lastRenderedPageBreak/>
        <w:t>References</w:t>
      </w:r>
      <w:bookmarkEnd w:id="341"/>
    </w:p>
    <w:p w14:paraId="34D94D40" w14:textId="77777777" w:rsidR="007D670D" w:rsidRDefault="007D670D"/>
    <w:p w14:paraId="0F75624D" w14:textId="77777777" w:rsidR="007D670D" w:rsidRDefault="007D670D" w:rsidP="007D670D">
      <w:pPr>
        <w:pStyle w:val="CosStyle1"/>
        <w:rPr>
          <w:rFonts w:eastAsiaTheme="minorHAnsi"/>
          <w:sz w:val="22"/>
          <w:szCs w:val="22"/>
        </w:rPr>
      </w:pPr>
      <w:r w:rsidRPr="00241662">
        <w:rPr>
          <w:rFonts w:eastAsiaTheme="minorHAnsi"/>
          <w:color w:val="0070C0"/>
          <w:sz w:val="22"/>
          <w:szCs w:val="22"/>
        </w:rPr>
        <w:t>DEA NRM, 2010</w:t>
      </w:r>
      <w:r>
        <w:rPr>
          <w:rFonts w:eastAsiaTheme="minorHAnsi"/>
          <w:color w:val="0070C0"/>
          <w:sz w:val="22"/>
          <w:szCs w:val="22"/>
        </w:rPr>
        <w:t>a</w:t>
      </w:r>
      <w:r w:rsidRPr="00241662">
        <w:rPr>
          <w:rFonts w:eastAsiaTheme="minorHAnsi"/>
          <w:color w:val="0070C0"/>
          <w:sz w:val="22"/>
          <w:szCs w:val="22"/>
        </w:rPr>
        <w:t xml:space="preserve">. </w:t>
      </w:r>
      <w:r w:rsidRPr="00241662">
        <w:rPr>
          <w:rFonts w:eastAsiaTheme="minorHAnsi"/>
          <w:sz w:val="22"/>
          <w:szCs w:val="22"/>
        </w:rPr>
        <w:t xml:space="preserve">SOP </w:t>
      </w:r>
      <w:r>
        <w:rPr>
          <w:rFonts w:eastAsiaTheme="minorHAnsi"/>
          <w:sz w:val="22"/>
          <w:szCs w:val="22"/>
        </w:rPr>
        <w:t>for c</w:t>
      </w:r>
      <w:r w:rsidRPr="00241662">
        <w:rPr>
          <w:rFonts w:eastAsiaTheme="minorHAnsi"/>
          <w:sz w:val="22"/>
          <w:szCs w:val="22"/>
        </w:rPr>
        <w:t xml:space="preserve">arbon and </w:t>
      </w:r>
      <w:r>
        <w:rPr>
          <w:rFonts w:eastAsiaTheme="minorHAnsi"/>
          <w:sz w:val="22"/>
          <w:szCs w:val="22"/>
        </w:rPr>
        <w:t>b</w:t>
      </w:r>
      <w:r w:rsidRPr="00241662">
        <w:rPr>
          <w:rFonts w:eastAsiaTheme="minorHAnsi"/>
          <w:sz w:val="22"/>
          <w:szCs w:val="22"/>
        </w:rPr>
        <w:t xml:space="preserve">iodiversity </w:t>
      </w:r>
      <w:r>
        <w:rPr>
          <w:rFonts w:eastAsiaTheme="minorHAnsi"/>
          <w:sz w:val="22"/>
          <w:szCs w:val="22"/>
        </w:rPr>
        <w:t>b</w:t>
      </w:r>
      <w:r w:rsidRPr="00241662">
        <w:rPr>
          <w:rFonts w:eastAsiaTheme="minorHAnsi"/>
          <w:sz w:val="22"/>
          <w:szCs w:val="22"/>
        </w:rPr>
        <w:t>aselines</w:t>
      </w:r>
      <w:r>
        <w:rPr>
          <w:rFonts w:eastAsiaTheme="minorHAnsi"/>
          <w:sz w:val="22"/>
          <w:szCs w:val="22"/>
        </w:rPr>
        <w:t xml:space="preserve">. Unpublished internal report, </w:t>
      </w:r>
      <w:r w:rsidRPr="00C358BF">
        <w:rPr>
          <w:rFonts w:eastAsiaTheme="minorHAnsi"/>
          <w:sz w:val="22"/>
          <w:szCs w:val="22"/>
        </w:rPr>
        <w:t>Department of Environmental Affairs,</w:t>
      </w:r>
      <w:r>
        <w:rPr>
          <w:rFonts w:eastAsiaTheme="minorHAnsi"/>
          <w:sz w:val="22"/>
          <w:szCs w:val="22"/>
        </w:rPr>
        <w:t xml:space="preserve"> Natural Resource Management Chief Directorate, 14 Loop Street, Cape Town South Africa. </w:t>
      </w:r>
    </w:p>
    <w:p w14:paraId="2548D37B" w14:textId="77777777" w:rsidR="007D670D" w:rsidRDefault="007D670D" w:rsidP="007D670D">
      <w:pPr>
        <w:pStyle w:val="CosStyle1"/>
        <w:rPr>
          <w:rFonts w:eastAsiaTheme="minorHAnsi"/>
          <w:sz w:val="22"/>
          <w:szCs w:val="22"/>
        </w:rPr>
      </w:pPr>
    </w:p>
    <w:p w14:paraId="75E5CF4D" w14:textId="77777777" w:rsidR="007D670D" w:rsidRPr="00974423" w:rsidRDefault="007D670D" w:rsidP="007D670D">
      <w:pPr>
        <w:pStyle w:val="CosStyle1"/>
        <w:rPr>
          <w:rFonts w:eastAsiaTheme="minorHAnsi"/>
          <w:sz w:val="22"/>
          <w:szCs w:val="22"/>
        </w:rPr>
      </w:pPr>
      <w:r w:rsidRPr="00FE179E">
        <w:rPr>
          <w:color w:val="0070C0"/>
          <w:sz w:val="22"/>
          <w:szCs w:val="22"/>
        </w:rPr>
        <w:t>DEA NRM, 2010</w:t>
      </w:r>
      <w:r>
        <w:rPr>
          <w:color w:val="0070C0"/>
          <w:sz w:val="22"/>
          <w:szCs w:val="22"/>
        </w:rPr>
        <w:t>b</w:t>
      </w:r>
      <w:r w:rsidRPr="00FE179E">
        <w:rPr>
          <w:color w:val="0070C0"/>
          <w:sz w:val="22"/>
          <w:szCs w:val="22"/>
        </w:rPr>
        <w:t>.</w:t>
      </w:r>
      <w:r w:rsidRPr="00FE179E">
        <w:rPr>
          <w:sz w:val="22"/>
          <w:szCs w:val="22"/>
        </w:rPr>
        <w:t xml:space="preserve"> Working for Water Thicket Restoration Project. Project Document. </w:t>
      </w:r>
      <w:r>
        <w:rPr>
          <w:rFonts w:eastAsiaTheme="minorHAnsi"/>
          <w:sz w:val="22"/>
          <w:szCs w:val="22"/>
        </w:rPr>
        <w:t xml:space="preserve">Unpublished internal report, </w:t>
      </w:r>
      <w:r w:rsidRPr="00C358BF">
        <w:rPr>
          <w:rFonts w:eastAsiaTheme="minorHAnsi"/>
          <w:sz w:val="22"/>
          <w:szCs w:val="22"/>
        </w:rPr>
        <w:t>Department of Environmental Affairs,</w:t>
      </w:r>
      <w:r>
        <w:rPr>
          <w:rFonts w:eastAsiaTheme="minorHAnsi"/>
          <w:sz w:val="22"/>
          <w:szCs w:val="22"/>
        </w:rPr>
        <w:t xml:space="preserve"> Natural Resource Management Chief Directorate, 14 Loop Street, Cape Town South Africa. </w:t>
      </w:r>
    </w:p>
    <w:p w14:paraId="0C4EB0F7" w14:textId="77777777" w:rsidR="007D670D" w:rsidRDefault="007D670D" w:rsidP="007D670D">
      <w:pPr>
        <w:pStyle w:val="CosStyle1"/>
        <w:rPr>
          <w:color w:val="0070C0"/>
          <w:sz w:val="22"/>
          <w:szCs w:val="22"/>
        </w:rPr>
      </w:pPr>
    </w:p>
    <w:p w14:paraId="41E7AE1A" w14:textId="77777777" w:rsidR="007D670D" w:rsidRDefault="007D670D" w:rsidP="007D670D">
      <w:pPr>
        <w:pStyle w:val="CosStyle1"/>
        <w:rPr>
          <w:sz w:val="22"/>
          <w:szCs w:val="22"/>
        </w:rPr>
      </w:pPr>
      <w:r w:rsidRPr="008E3E21">
        <w:rPr>
          <w:color w:val="0070C0"/>
          <w:sz w:val="22"/>
          <w:szCs w:val="22"/>
        </w:rPr>
        <w:t xml:space="preserve">Powell, M.J. 2009. </w:t>
      </w:r>
      <w:r w:rsidRPr="008E3E21">
        <w:rPr>
          <w:sz w:val="22"/>
          <w:szCs w:val="22"/>
        </w:rPr>
        <w:t xml:space="preserve">The restoration of degraded subtropical thickets in the Baviaanskloof Nature Reserve, Eastern Cape South Africa – the role of carbon stocks and </w:t>
      </w:r>
      <w:r w:rsidRPr="00A2210B">
        <w:rPr>
          <w:i/>
          <w:sz w:val="22"/>
          <w:szCs w:val="22"/>
        </w:rPr>
        <w:t>Portulacaria afra</w:t>
      </w:r>
      <w:r w:rsidRPr="008E3E21">
        <w:rPr>
          <w:sz w:val="22"/>
          <w:szCs w:val="22"/>
        </w:rPr>
        <w:t xml:space="preserve"> survivorship. MSc</w:t>
      </w:r>
      <w:r>
        <w:rPr>
          <w:sz w:val="22"/>
          <w:szCs w:val="22"/>
        </w:rPr>
        <w:t>.</w:t>
      </w:r>
      <w:r w:rsidRPr="008E3E21">
        <w:rPr>
          <w:sz w:val="22"/>
          <w:szCs w:val="22"/>
        </w:rPr>
        <w:t xml:space="preserve">  </w:t>
      </w:r>
      <w:r w:rsidRPr="00C358BF">
        <w:rPr>
          <w:sz w:val="22"/>
          <w:szCs w:val="22"/>
        </w:rPr>
        <w:t>Thesis. Rhodes University,</w:t>
      </w:r>
      <w:r w:rsidRPr="008E3E21">
        <w:rPr>
          <w:sz w:val="22"/>
          <w:szCs w:val="22"/>
        </w:rPr>
        <w:t xml:space="preserve"> Grahamstown.</w:t>
      </w:r>
    </w:p>
    <w:p w14:paraId="700EE206" w14:textId="77777777" w:rsidR="00B74B7C" w:rsidRDefault="00B74B7C" w:rsidP="007D670D">
      <w:pPr>
        <w:pStyle w:val="CosStyle1"/>
        <w:rPr>
          <w:sz w:val="22"/>
          <w:szCs w:val="22"/>
        </w:rPr>
      </w:pPr>
    </w:p>
    <w:p w14:paraId="0602046F" w14:textId="77777777" w:rsidR="00B74B7C" w:rsidRDefault="00B74B7C" w:rsidP="00B74B7C">
      <w:pPr>
        <w:pStyle w:val="CosStyle1"/>
        <w:rPr>
          <w:sz w:val="22"/>
          <w:szCs w:val="22"/>
        </w:rPr>
      </w:pPr>
      <w:r>
        <w:rPr>
          <w:color w:val="0070C0"/>
          <w:sz w:val="22"/>
          <w:szCs w:val="22"/>
        </w:rPr>
        <w:t>Van der Vyver, M. 2017</w:t>
      </w:r>
      <w:r w:rsidRPr="008E3E21">
        <w:rPr>
          <w:color w:val="0070C0"/>
          <w:sz w:val="22"/>
          <w:szCs w:val="22"/>
        </w:rPr>
        <w:t>.</w:t>
      </w:r>
      <w:r w:rsidRPr="008E3E21">
        <w:rPr>
          <w:sz w:val="22"/>
          <w:szCs w:val="22"/>
        </w:rPr>
        <w:t xml:space="preserve">  </w:t>
      </w:r>
      <w:r>
        <w:rPr>
          <w:sz w:val="22"/>
          <w:szCs w:val="22"/>
        </w:rPr>
        <w:t xml:space="preserve">Unpublished PHD </w:t>
      </w:r>
      <w:r w:rsidRPr="00C358BF">
        <w:rPr>
          <w:sz w:val="22"/>
          <w:szCs w:val="22"/>
        </w:rPr>
        <w:t>Thesis</w:t>
      </w:r>
      <w:r w:rsidR="00674935">
        <w:rPr>
          <w:sz w:val="22"/>
          <w:szCs w:val="22"/>
        </w:rPr>
        <w:t xml:space="preserve"> data</w:t>
      </w:r>
      <w:r w:rsidRPr="00C358BF">
        <w:rPr>
          <w:sz w:val="22"/>
          <w:szCs w:val="22"/>
        </w:rPr>
        <w:t xml:space="preserve">. </w:t>
      </w:r>
      <w:r>
        <w:rPr>
          <w:sz w:val="22"/>
          <w:szCs w:val="22"/>
        </w:rPr>
        <w:t>NMMU</w:t>
      </w:r>
      <w:r w:rsidRPr="00C358BF">
        <w:rPr>
          <w:sz w:val="22"/>
          <w:szCs w:val="22"/>
        </w:rPr>
        <w:t>,</w:t>
      </w:r>
      <w:r w:rsidRPr="008E3E21">
        <w:rPr>
          <w:sz w:val="22"/>
          <w:szCs w:val="22"/>
        </w:rPr>
        <w:t xml:space="preserve"> </w:t>
      </w:r>
      <w:r>
        <w:rPr>
          <w:sz w:val="22"/>
          <w:szCs w:val="22"/>
        </w:rPr>
        <w:t>Port Elizabeth.</w:t>
      </w:r>
    </w:p>
    <w:p w14:paraId="1670BA5E" w14:textId="77777777" w:rsidR="00B74B7C" w:rsidRDefault="00B74B7C" w:rsidP="007D670D">
      <w:pPr>
        <w:pStyle w:val="CosStyle1"/>
        <w:rPr>
          <w:sz w:val="22"/>
          <w:szCs w:val="22"/>
        </w:rPr>
      </w:pPr>
    </w:p>
    <w:p w14:paraId="7DAA69C8" w14:textId="77777777" w:rsidR="00B74B7C" w:rsidRPr="008E3E21" w:rsidRDefault="00B74B7C" w:rsidP="007D670D">
      <w:pPr>
        <w:pStyle w:val="CosStyle1"/>
        <w:rPr>
          <w:sz w:val="22"/>
          <w:szCs w:val="22"/>
        </w:rPr>
      </w:pPr>
    </w:p>
    <w:p w14:paraId="0DA9225C" w14:textId="77777777" w:rsidR="00FE482D" w:rsidRDefault="00FE482D">
      <w:pPr>
        <w:sectPr w:rsidR="00FE482D" w:rsidSect="00907AAD">
          <w:headerReference w:type="default" r:id="rId17"/>
          <w:headerReference w:type="first" r:id="rId18"/>
          <w:footerReference w:type="first" r:id="rId19"/>
          <w:pgSz w:w="11907" w:h="16839" w:code="9"/>
          <w:pgMar w:top="1728" w:right="1800" w:bottom="1440" w:left="1800" w:header="720" w:footer="720" w:gutter="0"/>
          <w:pgNumType w:start="1"/>
          <w:cols w:space="720"/>
          <w:titlePg/>
          <w:docGrid w:linePitch="360"/>
        </w:sectPr>
      </w:pPr>
    </w:p>
    <w:p w14:paraId="2C97CAE9" w14:textId="77777777" w:rsidR="009B3EF0" w:rsidRDefault="00C3527A" w:rsidP="009B3EF0">
      <w:pPr>
        <w:pStyle w:val="Heading1"/>
      </w:pPr>
      <w:bookmarkStart w:id="342" w:name="_Toc500767307"/>
      <w:r>
        <w:lastRenderedPageBreak/>
        <w:t>Annexures</w:t>
      </w:r>
      <w:bookmarkEnd w:id="342"/>
    </w:p>
    <w:p w14:paraId="56501BEB" w14:textId="77777777" w:rsidR="003871E3" w:rsidRDefault="00B77BF0" w:rsidP="009B3EF0">
      <w:pPr>
        <w:pStyle w:val="Heading1"/>
        <w:jc w:val="center"/>
        <w:rPr>
          <w:rStyle w:val="Heading2Char"/>
        </w:rPr>
      </w:pPr>
      <w:bookmarkStart w:id="343" w:name="_Toc500767308"/>
      <w:r w:rsidRPr="002E0BBF">
        <w:rPr>
          <w:rStyle w:val="Heading2Char"/>
        </w:rPr>
        <w:t xml:space="preserve">Annex 1: </w:t>
      </w:r>
      <w:r w:rsidR="00C3527A" w:rsidRPr="002E0BBF">
        <w:rPr>
          <w:rStyle w:val="Heading2Char"/>
        </w:rPr>
        <w:t xml:space="preserve"> </w:t>
      </w:r>
      <w:r w:rsidRPr="002E0BBF">
        <w:rPr>
          <w:rStyle w:val="Heading2Char"/>
        </w:rPr>
        <w:t xml:space="preserve">cARBON bASELINE </w:t>
      </w:r>
      <w:r w:rsidR="00FE482D" w:rsidRPr="002E0BBF">
        <w:rPr>
          <w:rStyle w:val="Heading2Char"/>
        </w:rPr>
        <w:t>monitoring data</w:t>
      </w:r>
      <w:r w:rsidR="00C3527A" w:rsidRPr="002E0BBF">
        <w:rPr>
          <w:rStyle w:val="Heading2Char"/>
        </w:rPr>
        <w:t>sheets</w:t>
      </w:r>
      <w:bookmarkEnd w:id="343"/>
    </w:p>
    <w:p w14:paraId="5A4BE6F4" w14:textId="77777777" w:rsidR="00B77BF0" w:rsidRDefault="009F39BE" w:rsidP="009B3EF0">
      <w:pPr>
        <w:pStyle w:val="Heading1"/>
        <w:jc w:val="center"/>
        <w:sectPr w:rsidR="00B77BF0" w:rsidSect="0008553F">
          <w:headerReference w:type="default" r:id="rId20"/>
          <w:headerReference w:type="first" r:id="rId21"/>
          <w:pgSz w:w="11907" w:h="16839" w:code="9"/>
          <w:pgMar w:top="1440" w:right="1800" w:bottom="1728" w:left="1800" w:header="720" w:footer="720" w:gutter="0"/>
          <w:cols w:space="720"/>
          <w:titlePg/>
          <w:docGrid w:linePitch="360"/>
        </w:sectPr>
      </w:pPr>
      <w:bookmarkStart w:id="344" w:name="_Toc500767309"/>
      <w:r w:rsidRPr="009F39BE">
        <w:rPr>
          <w:noProof/>
          <w:lang w:val="en-GB" w:eastAsia="en-GB"/>
        </w:rPr>
        <w:drawing>
          <wp:inline distT="0" distB="0" distL="0" distR="0" wp14:anchorId="1C24D4E3" wp14:editId="4C07BA84">
            <wp:extent cx="3876811" cy="7210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1777" cy="7238257"/>
                    </a:xfrm>
                    <a:prstGeom prst="rect">
                      <a:avLst/>
                    </a:prstGeom>
                    <a:noFill/>
                    <a:ln>
                      <a:noFill/>
                    </a:ln>
                  </pic:spPr>
                </pic:pic>
              </a:graphicData>
            </a:graphic>
          </wp:inline>
        </w:drawing>
      </w:r>
      <w:bookmarkEnd w:id="344"/>
    </w:p>
    <w:p w14:paraId="2CE7FDA7" w14:textId="77777777" w:rsidR="00B77BF0" w:rsidRDefault="00BE4E34" w:rsidP="00B77BF0">
      <w:r w:rsidRPr="00BE4E34">
        <w:rPr>
          <w:noProof/>
          <w:lang w:val="en-GB" w:eastAsia="en-GB"/>
        </w:rPr>
        <w:lastRenderedPageBreak/>
        <w:drawing>
          <wp:inline distT="0" distB="0" distL="0" distR="0" wp14:anchorId="5F8B40AE" wp14:editId="7C3D2E2C">
            <wp:extent cx="5274945" cy="901845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9018454"/>
                    </a:xfrm>
                    <a:prstGeom prst="rect">
                      <a:avLst/>
                    </a:prstGeom>
                    <a:noFill/>
                    <a:ln>
                      <a:noFill/>
                    </a:ln>
                  </pic:spPr>
                </pic:pic>
              </a:graphicData>
            </a:graphic>
          </wp:inline>
        </w:drawing>
      </w:r>
    </w:p>
    <w:p w14:paraId="5AFAAF6E" w14:textId="77777777" w:rsidR="00B77BF0" w:rsidRPr="00B77BF0" w:rsidRDefault="00B77BF0" w:rsidP="00B77BF0">
      <w:pPr>
        <w:sectPr w:rsidR="00B77BF0" w:rsidRPr="00B77BF0" w:rsidSect="0008553F">
          <w:headerReference w:type="first" r:id="rId24"/>
          <w:pgSz w:w="11907" w:h="16839" w:code="9"/>
          <w:pgMar w:top="1440" w:right="1800" w:bottom="1728" w:left="1800" w:header="720" w:footer="720" w:gutter="0"/>
          <w:cols w:space="720"/>
          <w:titlePg/>
          <w:docGrid w:linePitch="360"/>
        </w:sectPr>
      </w:pPr>
    </w:p>
    <w:p w14:paraId="5E28FEE7" w14:textId="77777777" w:rsidR="00B77BF0" w:rsidRDefault="00FD0E0F" w:rsidP="005B50DA">
      <w:pPr>
        <w:jc w:val="center"/>
      </w:pPr>
      <w:r w:rsidRPr="00FD0E0F">
        <w:rPr>
          <w:noProof/>
          <w:lang w:val="en-GB" w:eastAsia="en-GB"/>
        </w:rPr>
        <w:lastRenderedPageBreak/>
        <w:drawing>
          <wp:inline distT="0" distB="0" distL="0" distR="0" wp14:anchorId="52213B74" wp14:editId="5FF2B984">
            <wp:extent cx="4276725" cy="9258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725" cy="9258300"/>
                    </a:xfrm>
                    <a:prstGeom prst="rect">
                      <a:avLst/>
                    </a:prstGeom>
                    <a:noFill/>
                    <a:ln>
                      <a:noFill/>
                    </a:ln>
                  </pic:spPr>
                </pic:pic>
              </a:graphicData>
            </a:graphic>
          </wp:inline>
        </w:drawing>
      </w:r>
    </w:p>
    <w:p w14:paraId="65C7CBFE" w14:textId="77777777" w:rsidR="00FD0E0F" w:rsidRDefault="00FD0E0F" w:rsidP="005B50DA">
      <w:pPr>
        <w:jc w:val="center"/>
        <w:sectPr w:rsidR="00FD0E0F" w:rsidSect="0008553F">
          <w:headerReference w:type="default" r:id="rId26"/>
          <w:headerReference w:type="first" r:id="rId27"/>
          <w:pgSz w:w="11907" w:h="16839" w:code="9"/>
          <w:pgMar w:top="1440" w:right="1800" w:bottom="1728" w:left="1800" w:header="720" w:footer="720" w:gutter="0"/>
          <w:cols w:space="720"/>
          <w:titlePg/>
          <w:docGrid w:linePitch="360"/>
        </w:sectPr>
      </w:pPr>
      <w:r w:rsidRPr="00FD0E0F">
        <w:rPr>
          <w:noProof/>
          <w:lang w:val="en-GB" w:eastAsia="en-GB"/>
        </w:rPr>
        <w:lastRenderedPageBreak/>
        <w:drawing>
          <wp:inline distT="0" distB="0" distL="0" distR="0" wp14:anchorId="7DC3D7C3" wp14:editId="5D3959BC">
            <wp:extent cx="5274945" cy="893455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945" cy="8934552"/>
                    </a:xfrm>
                    <a:prstGeom prst="rect">
                      <a:avLst/>
                    </a:prstGeom>
                    <a:noFill/>
                    <a:ln>
                      <a:noFill/>
                    </a:ln>
                  </pic:spPr>
                </pic:pic>
              </a:graphicData>
            </a:graphic>
          </wp:inline>
        </w:drawing>
      </w:r>
    </w:p>
    <w:p w14:paraId="3CE9B494" w14:textId="77777777" w:rsidR="00C3527A" w:rsidRDefault="00364C3A" w:rsidP="005B50DA">
      <w:pPr>
        <w:jc w:val="center"/>
      </w:pPr>
      <w:r w:rsidRPr="00364C3A">
        <w:rPr>
          <w:noProof/>
          <w:lang w:val="en-GB" w:eastAsia="en-GB"/>
        </w:rPr>
        <w:lastRenderedPageBreak/>
        <w:drawing>
          <wp:inline distT="0" distB="0" distL="0" distR="0" wp14:anchorId="7C3471E9" wp14:editId="0302F813">
            <wp:extent cx="5274945" cy="4624368"/>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4624368"/>
                    </a:xfrm>
                    <a:prstGeom prst="rect">
                      <a:avLst/>
                    </a:prstGeom>
                    <a:noFill/>
                    <a:ln>
                      <a:noFill/>
                    </a:ln>
                  </pic:spPr>
                </pic:pic>
              </a:graphicData>
            </a:graphic>
          </wp:inline>
        </w:drawing>
      </w:r>
    </w:p>
    <w:p w14:paraId="6CC15B6B" w14:textId="77777777" w:rsidR="00C3527A" w:rsidRPr="00C3527A" w:rsidRDefault="00C3527A" w:rsidP="00C3527A"/>
    <w:p w14:paraId="50DD06EA" w14:textId="77777777" w:rsidR="00E45859" w:rsidRPr="00E45859" w:rsidRDefault="00E45859" w:rsidP="00E45859"/>
    <w:sectPr w:rsidR="00E45859" w:rsidRPr="00E45859" w:rsidSect="0008553F">
      <w:headerReference w:type="first" r:id="rId30"/>
      <w:pgSz w:w="11907" w:h="16839" w:code="9"/>
      <w:pgMar w:top="1440" w:right="1800" w:bottom="1728"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Rhodes" w:date="2018-01-21T10:07:00Z" w:initials="R">
    <w:p w14:paraId="250694AB" w14:textId="77777777" w:rsidR="00055FF6" w:rsidRDefault="00055FF6">
      <w:pPr>
        <w:pStyle w:val="CommentText"/>
      </w:pPr>
      <w:r>
        <w:rPr>
          <w:rStyle w:val="CommentReference"/>
        </w:rPr>
        <w:annotationRef/>
      </w:r>
      <w:r>
        <w:t xml:space="preserve">I think it needs to have all the logos. UNDP, GEF, RU, DEA </w:t>
      </w:r>
      <w:proofErr w:type="spellStart"/>
      <w:r>
        <w:t>etc</w:t>
      </w:r>
      <w:proofErr w:type="spellEnd"/>
    </w:p>
  </w:comment>
  <w:comment w:id="10" w:author="Rhodes" w:date="2018-01-21T10:28:00Z" w:initials="R">
    <w:p w14:paraId="625982F5" w14:textId="1848410C" w:rsidR="00055FF6" w:rsidRDefault="00055FF6">
      <w:pPr>
        <w:pStyle w:val="CommentText"/>
      </w:pPr>
      <w:r>
        <w:rPr>
          <w:rStyle w:val="CommentReference"/>
        </w:rPr>
        <w:annotationRef/>
      </w:r>
      <w:r>
        <w:t>I think there should be a section on quality control protocols, archiving the physical samples and data backup procedures.</w:t>
      </w:r>
    </w:p>
  </w:comment>
  <w:comment w:id="56" w:author="Rhodes" w:date="2018-01-21T10:55:00Z" w:initials="R">
    <w:p w14:paraId="384DC5E3" w14:textId="0163FAFC" w:rsidR="00055FF6" w:rsidRDefault="00055FF6">
      <w:pPr>
        <w:pStyle w:val="CommentText"/>
      </w:pPr>
      <w:r>
        <w:rPr>
          <w:rStyle w:val="CommentReference"/>
        </w:rPr>
        <w:annotationRef/>
      </w:r>
      <w:r>
        <w:t>This needs to be tested in the field.  It could be a source of significant error.</w:t>
      </w:r>
    </w:p>
  </w:comment>
  <w:comment w:id="57" w:author="Jay Reeler" w:date="2018-01-29T09:53:00Z" w:initials="JR">
    <w:p w14:paraId="57A83EC9" w14:textId="1DD303B7" w:rsidR="003B2744" w:rsidRDefault="003B2744">
      <w:pPr>
        <w:pStyle w:val="CommentText"/>
      </w:pPr>
      <w:r>
        <w:rPr>
          <w:rStyle w:val="CommentReference"/>
        </w:rPr>
        <w:annotationRef/>
      </w:r>
      <w:r>
        <w:t xml:space="preserve">It could be, but we did look at the samples that Cos had already done, and the carbon in these small plants was marginal. Most methodologies </w:t>
      </w:r>
      <w:proofErr w:type="spellStart"/>
      <w:r>
        <w:t>recognise</w:t>
      </w:r>
      <w:proofErr w:type="spellEnd"/>
      <w:r>
        <w:t xml:space="preserve"> that the return on effort for small plants is </w:t>
      </w:r>
      <w:proofErr w:type="gramStart"/>
      <w:r>
        <w:t>low, and</w:t>
      </w:r>
      <w:proofErr w:type="gramEnd"/>
      <w:r>
        <w:t xml:space="preserve"> recommend a threshold for consideration. </w:t>
      </w:r>
    </w:p>
  </w:comment>
  <w:comment w:id="63" w:author="Rhodes" w:date="2018-01-21T10:41:00Z" w:initials="R">
    <w:p w14:paraId="26FD7624" w14:textId="5EFEFBF0" w:rsidR="00055FF6" w:rsidRDefault="00055FF6">
      <w:pPr>
        <w:pStyle w:val="CommentText"/>
      </w:pPr>
      <w:r>
        <w:rPr>
          <w:rStyle w:val="CommentReference"/>
        </w:rPr>
        <w:annotationRef/>
      </w:r>
      <w:r>
        <w:t>This must exclude woody forbs?</w:t>
      </w:r>
    </w:p>
  </w:comment>
  <w:comment w:id="64" w:author="Jay Reeler" w:date="2018-01-29T09:54:00Z" w:initials="JR">
    <w:p w14:paraId="530CD42B" w14:textId="60341988" w:rsidR="003B2744" w:rsidRDefault="003B2744">
      <w:pPr>
        <w:pStyle w:val="CommentText"/>
      </w:pPr>
      <w:r>
        <w:rPr>
          <w:rStyle w:val="CommentReference"/>
        </w:rPr>
        <w:annotationRef/>
      </w:r>
      <w:r>
        <w:t xml:space="preserve">We’re limited to those species for which we have allometric equations or could use the equations </w:t>
      </w:r>
      <w:proofErr w:type="gramStart"/>
      <w:r>
        <w:t>on the basis of</w:t>
      </w:r>
      <w:proofErr w:type="gramEnd"/>
      <w:r>
        <w:t xml:space="preserve"> structural similarity. Having said that I agree that we don’t want to exclude non-woody species on principle, especially if they get large.</w:t>
      </w:r>
    </w:p>
  </w:comment>
  <w:comment w:id="74" w:author="Rhodes" w:date="2018-01-21T10:48:00Z" w:initials="R">
    <w:p w14:paraId="41658674" w14:textId="4F9A96E3" w:rsidR="00055FF6" w:rsidRDefault="00055FF6">
      <w:pPr>
        <w:pStyle w:val="CommentText"/>
      </w:pPr>
      <w:r>
        <w:rPr>
          <w:rStyle w:val="CommentReference"/>
        </w:rPr>
        <w:annotationRef/>
      </w:r>
      <w:r>
        <w:t>&lt;10 = full written</w:t>
      </w:r>
    </w:p>
  </w:comment>
  <w:comment w:id="80" w:author="Rhodes" w:date="2018-01-21T10:58:00Z" w:initials="R">
    <w:p w14:paraId="58833A5E" w14:textId="5BFC31EF" w:rsidR="00055FF6" w:rsidRDefault="00055FF6">
      <w:pPr>
        <w:pStyle w:val="CommentText"/>
      </w:pPr>
      <w:r>
        <w:rPr>
          <w:rStyle w:val="CommentReference"/>
        </w:rPr>
        <w:annotationRef/>
      </w:r>
      <w:r>
        <w:t>Bedrock?  Needs to have a specific methodology</w:t>
      </w:r>
    </w:p>
  </w:comment>
  <w:comment w:id="81" w:author="Rhodes" w:date="2018-01-21T10:59:00Z" w:initials="R">
    <w:p w14:paraId="267DA896" w14:textId="2EFDA211" w:rsidR="00055FF6" w:rsidRDefault="00055FF6">
      <w:pPr>
        <w:pStyle w:val="CommentText"/>
      </w:pPr>
      <w:r>
        <w:rPr>
          <w:rStyle w:val="CommentReference"/>
        </w:rPr>
        <w:annotationRef/>
      </w:r>
      <w:r>
        <w:t>True N or magnetic N.   This needs to be more specific.</w:t>
      </w:r>
    </w:p>
  </w:comment>
  <w:comment w:id="82" w:author="Jay Reeler" w:date="2018-01-29T09:56:00Z" w:initials="JR">
    <w:p w14:paraId="7AB42CEC" w14:textId="1D3AC6BD" w:rsidR="003B2744" w:rsidRDefault="003B2744">
      <w:pPr>
        <w:pStyle w:val="CommentText"/>
      </w:pPr>
      <w:r>
        <w:rPr>
          <w:rStyle w:val="CommentReference"/>
        </w:rPr>
        <w:annotationRef/>
      </w:r>
      <w:r>
        <w:t xml:space="preserve">This was the subject of a discussion, and I recall that we decided that either was fine </w:t>
      </w:r>
      <w:proofErr w:type="gramStart"/>
      <w:r>
        <w:t>as long as</w:t>
      </w:r>
      <w:proofErr w:type="gramEnd"/>
      <w:r>
        <w:t xml:space="preserve"> it is clear in the records which is used. True north is more useful, but Cos did not have the correct tools to hand.</w:t>
      </w:r>
    </w:p>
  </w:comment>
  <w:comment w:id="84" w:author="Rhodes" w:date="2018-01-21T11:00:00Z" w:initials="R">
    <w:p w14:paraId="551FECFF" w14:textId="6D86E877" w:rsidR="00055FF6" w:rsidRDefault="00055FF6">
      <w:pPr>
        <w:pStyle w:val="CommentText"/>
      </w:pPr>
      <w:r>
        <w:rPr>
          <w:rStyle w:val="CommentReference"/>
        </w:rPr>
        <w:annotationRef/>
      </w:r>
      <w:r>
        <w:t xml:space="preserve">To gain submeter accuracy – there needs to be a specific detailed methodology.  PDOP settings, minutes needed to record the corner point to improve accuracy and the post processing methods as well.   It may require a second – </w:t>
      </w:r>
      <w:proofErr w:type="gramStart"/>
      <w:r>
        <w:t>non differential</w:t>
      </w:r>
      <w:proofErr w:type="gramEnd"/>
      <w:r>
        <w:t xml:space="preserve"> GPS to act as a base station.</w:t>
      </w:r>
    </w:p>
  </w:comment>
  <w:comment w:id="85" w:author="Jay Reeler" w:date="2018-01-29T09:57:00Z" w:initials="JR">
    <w:p w14:paraId="13C68CC9" w14:textId="21C5D13B" w:rsidR="003B2744" w:rsidRDefault="003B2744">
      <w:pPr>
        <w:pStyle w:val="CommentText"/>
      </w:pPr>
      <w:r>
        <w:rPr>
          <w:rStyle w:val="CommentReference"/>
        </w:rPr>
        <w:annotationRef/>
      </w:r>
      <w:r>
        <w:t>Agreed</w:t>
      </w:r>
    </w:p>
  </w:comment>
  <w:comment w:id="89" w:author="Rhodes" w:date="2018-01-21T11:03:00Z" w:initials="R">
    <w:p w14:paraId="2C4541DB" w14:textId="11DF9E22" w:rsidR="00055FF6" w:rsidRDefault="00055FF6">
      <w:pPr>
        <w:pStyle w:val="CommentText"/>
      </w:pPr>
      <w:r>
        <w:rPr>
          <w:rStyle w:val="CommentReference"/>
        </w:rPr>
        <w:annotationRef/>
      </w:r>
      <w:r>
        <w:t xml:space="preserve">We need to rethink this.  In the long term it might be better to have a centroid for the plot and take NSEW photos to see the possible variation in the growth of </w:t>
      </w:r>
      <w:proofErr w:type="gramStart"/>
      <w:r>
        <w:t>the  plot</w:t>
      </w:r>
      <w:proofErr w:type="gramEnd"/>
      <w:r>
        <w:t xml:space="preserve">.  Either that or 4 photos taken from the mid-points of the four sides of the plots looking in.  This is especially important for the 20 x 20 plots where taken from SW </w:t>
      </w:r>
      <w:proofErr w:type="spellStart"/>
      <w:r>
        <w:t>wll</w:t>
      </w:r>
      <w:proofErr w:type="spellEnd"/>
      <w:r>
        <w:t xml:space="preserve"> give you poor resolution in the far NE corner.</w:t>
      </w:r>
    </w:p>
  </w:comment>
  <w:comment w:id="90" w:author="Jay Reeler" w:date="2018-01-29T09:57:00Z" w:initials="JR">
    <w:p w14:paraId="1EC762DB" w14:textId="25ACAA86" w:rsidR="003B2744" w:rsidRDefault="003B2744">
      <w:pPr>
        <w:pStyle w:val="CommentText"/>
      </w:pPr>
      <w:r>
        <w:rPr>
          <w:rStyle w:val="CommentReference"/>
        </w:rPr>
        <w:annotationRef/>
      </w:r>
      <w:r>
        <w:t>Agreed. I think we already discussed this, Cos?</w:t>
      </w:r>
    </w:p>
  </w:comment>
  <w:comment w:id="91" w:author="Rhodes" w:date="2018-01-21T11:02:00Z" w:initials="R">
    <w:p w14:paraId="19833B72" w14:textId="66444A8C" w:rsidR="00055FF6" w:rsidRDefault="00055FF6">
      <w:pPr>
        <w:pStyle w:val="CommentText"/>
      </w:pPr>
      <w:r>
        <w:rPr>
          <w:rStyle w:val="CommentReference"/>
        </w:rPr>
        <w:annotationRef/>
      </w:r>
      <w:r>
        <w:t>Tripod height should be standardized.</w:t>
      </w:r>
    </w:p>
  </w:comment>
  <w:comment w:id="94" w:author="Rhodes" w:date="2018-01-21T10:34:00Z" w:initials="R">
    <w:p w14:paraId="2537E42E" w14:textId="0DB58544" w:rsidR="00055FF6" w:rsidRDefault="00055FF6">
      <w:pPr>
        <w:pStyle w:val="CommentText"/>
      </w:pPr>
      <w:r>
        <w:rPr>
          <w:rStyle w:val="CommentReference"/>
        </w:rPr>
        <w:annotationRef/>
      </w:r>
      <w:r>
        <w:t>Cos – all figure captions refer to the photo above</w:t>
      </w:r>
      <w:r>
        <w:rPr>
          <mc:AlternateContent>
            <mc:Choice Requires="w16se"/>
            <mc:Fallback>
              <w:rFonts w:ascii="Segoe UI Symbol" w:eastAsia="Segoe UI Symbol" w:hAnsi="Segoe UI Symbol" w:cs="Segoe UI Symbol"/>
            </mc:Fallback>
          </mc:AlternateContent>
        </w:rPr>
        <mc:AlternateContent>
          <mc:Choice Requires="w16se">
            <w16se:symEx w16se:font="Segoe UI Symbol" w16se:char="263A"/>
          </mc:Choice>
          <mc:Fallback>
            <w:t>☺</w:t>
          </mc:Fallback>
        </mc:AlternateContent>
      </w:r>
    </w:p>
  </w:comment>
  <w:comment w:id="102" w:author="Rhodes" w:date="2018-01-21T10:39:00Z" w:initials="R">
    <w:p w14:paraId="5766932C" w14:textId="358CD5A1" w:rsidR="00055FF6" w:rsidRDefault="00055FF6">
      <w:pPr>
        <w:pStyle w:val="CommentText"/>
      </w:pPr>
      <w:r>
        <w:rPr>
          <w:rStyle w:val="CommentReference"/>
        </w:rPr>
        <w:annotationRef/>
      </w:r>
      <w:r>
        <w:t xml:space="preserve">It will be a fatal flaw to not to measure the succulent trees and succulent </w:t>
      </w:r>
      <w:proofErr w:type="spellStart"/>
      <w:r>
        <w:t>schrubs</w:t>
      </w:r>
      <w:proofErr w:type="spellEnd"/>
      <w:r>
        <w:t xml:space="preserve"> (at least).</w:t>
      </w:r>
    </w:p>
  </w:comment>
  <w:comment w:id="103" w:author="Jay Reeler" w:date="2018-01-29T09:58:00Z" w:initials="JR">
    <w:p w14:paraId="02EF9D0F" w14:textId="28D965B0" w:rsidR="003B2744" w:rsidRDefault="003B2744">
      <w:pPr>
        <w:pStyle w:val="CommentText"/>
      </w:pPr>
      <w:r>
        <w:rPr>
          <w:rStyle w:val="CommentReference"/>
        </w:rPr>
        <w:annotationRef/>
      </w:r>
      <w:r>
        <w:t>I think it is probably ok to exclude annuals (could be large variation there and agree with the &lt;50cm exclusion. Otherwise there is indeed no reason to limit it to woody species IF we have a suitable allometric equation.</w:t>
      </w:r>
    </w:p>
  </w:comment>
  <w:comment w:id="113" w:author="Rhodes" w:date="2018-01-21T10:38:00Z" w:initials="R">
    <w:p w14:paraId="733B7B5B" w14:textId="07F37C54" w:rsidR="00055FF6" w:rsidRDefault="00055FF6">
      <w:pPr>
        <w:pStyle w:val="CommentText"/>
      </w:pPr>
      <w:r>
        <w:rPr>
          <w:rStyle w:val="CommentReference"/>
        </w:rPr>
        <w:annotationRef/>
      </w:r>
      <w:r>
        <w:t>Need to have common names as well</w:t>
      </w:r>
    </w:p>
  </w:comment>
  <w:comment w:id="325" w:author="Rhodes" w:date="2018-01-22T15:43:00Z" w:initials="R">
    <w:p w14:paraId="17124547" w14:textId="3C8FA37A" w:rsidR="00055FF6" w:rsidRDefault="00055FF6">
      <w:pPr>
        <w:pStyle w:val="CommentText"/>
      </w:pPr>
      <w:r>
        <w:rPr>
          <w:rStyle w:val="CommentReference"/>
        </w:rPr>
        <w:annotationRef/>
      </w:r>
      <w:r>
        <w:t>Suggest delete for this methodology</w:t>
      </w:r>
    </w:p>
  </w:comment>
  <w:comment w:id="326" w:author="Rhodes" w:date="2018-01-22T13:38:00Z" w:initials="R">
    <w:p w14:paraId="07BAC145" w14:textId="3242EFF1" w:rsidR="00055FF6" w:rsidRDefault="00055FF6">
      <w:pPr>
        <w:pStyle w:val="CommentText"/>
      </w:pPr>
      <w:r>
        <w:rPr>
          <w:rStyle w:val="CommentReference"/>
        </w:rPr>
        <w:annotationRef/>
      </w:r>
      <w:r>
        <w:t xml:space="preserve">I fear that this is a waste of time for this case study.   It will only apply to areas that are </w:t>
      </w:r>
      <w:proofErr w:type="spellStart"/>
      <w:r>
        <w:t>Noorsveld</w:t>
      </w:r>
      <w:proofErr w:type="spellEnd"/>
      <w:r>
        <w:t xml:space="preserve"> or invaded by </w:t>
      </w:r>
      <w:proofErr w:type="spellStart"/>
      <w:r>
        <w:t>noors</w:t>
      </w:r>
      <w:proofErr w:type="spellEnd"/>
      <w:r>
        <w:t xml:space="preserve">.  If we </w:t>
      </w:r>
      <w:proofErr w:type="gramStart"/>
      <w:r>
        <w:t>following</w:t>
      </w:r>
      <w:proofErr w:type="gramEnd"/>
      <w:r>
        <w:t xml:space="preserve"> this logic we need to have a special section for </w:t>
      </w:r>
      <w:proofErr w:type="spellStart"/>
      <w:r w:rsidRPr="00C22956">
        <w:rPr>
          <w:i/>
        </w:rPr>
        <w:t>Dodonae</w:t>
      </w:r>
      <w:proofErr w:type="spellEnd"/>
      <w:r w:rsidRPr="00C22956">
        <w:rPr>
          <w:i/>
        </w:rPr>
        <w:t xml:space="preserve"> angustifolia</w:t>
      </w:r>
      <w:r>
        <w:t xml:space="preserve">, </w:t>
      </w:r>
      <w:proofErr w:type="spellStart"/>
      <w:r w:rsidRPr="00C22956">
        <w:rPr>
          <w:i/>
        </w:rPr>
        <w:t>Vachellia</w:t>
      </w:r>
      <w:proofErr w:type="spellEnd"/>
      <w:r w:rsidRPr="00C22956">
        <w:rPr>
          <w:i/>
        </w:rPr>
        <w:t xml:space="preserve"> </w:t>
      </w:r>
      <w:proofErr w:type="spellStart"/>
      <w:r w:rsidRPr="00C22956">
        <w:rPr>
          <w:i/>
        </w:rPr>
        <w:t>karoo</w:t>
      </w:r>
      <w:proofErr w:type="spellEnd"/>
      <w:r>
        <w:t xml:space="preserve">, </w:t>
      </w:r>
      <w:r w:rsidRPr="00055FF6">
        <w:rPr>
          <w:i/>
        </w:rPr>
        <w:t>Searsia longispina</w:t>
      </w:r>
      <w:r>
        <w:t xml:space="preserve"> and many other species that densify when spekboom gets eaten out.   </w:t>
      </w:r>
    </w:p>
  </w:comment>
  <w:comment w:id="327" w:author="Jay Reeler" w:date="2018-01-29T10:01:00Z" w:initials="JR">
    <w:p w14:paraId="45958725" w14:textId="1B61557E" w:rsidR="003B2744" w:rsidRDefault="003B2744">
      <w:pPr>
        <w:pStyle w:val="CommentText"/>
      </w:pPr>
      <w:r>
        <w:rPr>
          <w:rStyle w:val="CommentReference"/>
        </w:rPr>
        <w:annotationRef/>
      </w:r>
      <w:r>
        <w:t>Agreed. It was important for Darlington Dam, but is probably not important for the general methodology.</w:t>
      </w:r>
    </w:p>
  </w:comment>
  <w:comment w:id="331" w:author="Rhodes" w:date="2018-01-22T15:45:00Z" w:initials="R">
    <w:p w14:paraId="04CAAC82" w14:textId="20E90B12" w:rsidR="00055FF6" w:rsidRDefault="00055FF6">
      <w:pPr>
        <w:pStyle w:val="CommentText"/>
      </w:pPr>
      <w:r>
        <w:rPr>
          <w:rStyle w:val="CommentReference"/>
        </w:rPr>
        <w:annotationRef/>
      </w:r>
      <w:r>
        <w:t>We can easily improve this to 3.  I have found that we going from wet to dry with small root volumes</w:t>
      </w:r>
      <w:proofErr w:type="gramStart"/>
      <w:r>
        <w:t>…..</w:t>
      </w:r>
      <w:proofErr w:type="gramEnd"/>
      <w:r>
        <w:t>you need the higher accuracy.</w:t>
      </w:r>
    </w:p>
  </w:comment>
  <w:comment w:id="332" w:author="Rhodes" w:date="2018-01-22T15:50:00Z" w:initials="R">
    <w:p w14:paraId="432DBCF5" w14:textId="155AA8EC" w:rsidR="000971DE" w:rsidRDefault="000971DE">
      <w:pPr>
        <w:pStyle w:val="CommentText"/>
      </w:pPr>
      <w:r>
        <w:rPr>
          <w:rStyle w:val="CommentReference"/>
        </w:rPr>
        <w:annotationRef/>
      </w:r>
      <w:r>
        <w:t>Process after this?  Label and bagging, storing?</w:t>
      </w:r>
    </w:p>
  </w:comment>
  <w:comment w:id="335" w:author="Rhodes" w:date="2018-01-22T15:49:00Z" w:initials="R">
    <w:p w14:paraId="26D6F396" w14:textId="0D45FE41" w:rsidR="000971DE" w:rsidRDefault="000971DE">
      <w:pPr>
        <w:pStyle w:val="CommentText"/>
      </w:pPr>
      <w:r>
        <w:rPr>
          <w:rStyle w:val="CommentReference"/>
        </w:rPr>
        <w:annotationRef/>
      </w:r>
      <w:r>
        <w:t xml:space="preserve">What about the bag weights?  </w:t>
      </w:r>
    </w:p>
  </w:comment>
  <w:comment w:id="336" w:author="Jay Reeler" w:date="2018-01-29T10:02:00Z" w:initials="JR">
    <w:p w14:paraId="44E51869" w14:textId="55633BF9" w:rsidR="003B2744" w:rsidRDefault="003B2744">
      <w:pPr>
        <w:pStyle w:val="CommentText"/>
      </w:pPr>
      <w:r>
        <w:rPr>
          <w:rStyle w:val="CommentReference"/>
        </w:rPr>
        <w:annotationRef/>
      </w:r>
      <w:r>
        <w:t xml:space="preserve">Good point. </w:t>
      </w:r>
      <w:r>
        <w:t>These defi</w:t>
      </w:r>
      <w:bookmarkStart w:id="337" w:name="_GoBack"/>
      <w:bookmarkEnd w:id="337"/>
      <w:r>
        <w:t>nitely need to be considered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0694AB" w15:done="0"/>
  <w15:commentEx w15:paraId="625982F5" w15:done="0"/>
  <w15:commentEx w15:paraId="384DC5E3" w15:done="0"/>
  <w15:commentEx w15:paraId="57A83EC9" w15:paraIdParent="384DC5E3" w15:done="0"/>
  <w15:commentEx w15:paraId="26FD7624" w15:done="0"/>
  <w15:commentEx w15:paraId="530CD42B" w15:paraIdParent="26FD7624" w15:done="0"/>
  <w15:commentEx w15:paraId="41658674" w15:done="0"/>
  <w15:commentEx w15:paraId="58833A5E" w15:done="0"/>
  <w15:commentEx w15:paraId="267DA896" w15:done="0"/>
  <w15:commentEx w15:paraId="7AB42CEC" w15:paraIdParent="267DA896" w15:done="0"/>
  <w15:commentEx w15:paraId="551FECFF" w15:done="0"/>
  <w15:commentEx w15:paraId="13C68CC9" w15:paraIdParent="551FECFF" w15:done="0"/>
  <w15:commentEx w15:paraId="2C4541DB" w15:done="0"/>
  <w15:commentEx w15:paraId="1EC762DB" w15:paraIdParent="2C4541DB" w15:done="0"/>
  <w15:commentEx w15:paraId="19833B72" w15:done="0"/>
  <w15:commentEx w15:paraId="2537E42E" w15:done="0"/>
  <w15:commentEx w15:paraId="5766932C" w15:done="0"/>
  <w15:commentEx w15:paraId="02EF9D0F" w15:paraIdParent="5766932C" w15:done="0"/>
  <w15:commentEx w15:paraId="733B7B5B" w15:done="0"/>
  <w15:commentEx w15:paraId="17124547" w15:done="0"/>
  <w15:commentEx w15:paraId="07BAC145" w15:done="0"/>
  <w15:commentEx w15:paraId="45958725" w15:paraIdParent="07BAC145" w15:done="0"/>
  <w15:commentEx w15:paraId="04CAAC82" w15:done="0"/>
  <w15:commentEx w15:paraId="432DBCF5" w15:done="0"/>
  <w15:commentEx w15:paraId="26D6F396" w15:done="0"/>
  <w15:commentEx w15:paraId="44E51869" w15:paraIdParent="26D6F3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0694AB" w16cid:durableId="1E196D11"/>
  <w16cid:commentId w16cid:paraId="625982F5" w16cid:durableId="1E196D12"/>
  <w16cid:commentId w16cid:paraId="384DC5E3" w16cid:durableId="1E196D13"/>
  <w16cid:commentId w16cid:paraId="57A83EC9" w16cid:durableId="1E196D7C"/>
  <w16cid:commentId w16cid:paraId="26FD7624" w16cid:durableId="1E196D14"/>
  <w16cid:commentId w16cid:paraId="530CD42B" w16cid:durableId="1E196DD2"/>
  <w16cid:commentId w16cid:paraId="41658674" w16cid:durableId="1E196D15"/>
  <w16cid:commentId w16cid:paraId="58833A5E" w16cid:durableId="1E196D16"/>
  <w16cid:commentId w16cid:paraId="267DA896" w16cid:durableId="1E196D17"/>
  <w16cid:commentId w16cid:paraId="7AB42CEC" w16cid:durableId="1E196E46"/>
  <w16cid:commentId w16cid:paraId="551FECFF" w16cid:durableId="1E196D18"/>
  <w16cid:commentId w16cid:paraId="13C68CC9" w16cid:durableId="1E196E8A"/>
  <w16cid:commentId w16cid:paraId="2C4541DB" w16cid:durableId="1E196D19"/>
  <w16cid:commentId w16cid:paraId="1EC762DB" w16cid:durableId="1E196EA5"/>
  <w16cid:commentId w16cid:paraId="19833B72" w16cid:durableId="1E196D1A"/>
  <w16cid:commentId w16cid:paraId="2537E42E" w16cid:durableId="1E196D1B"/>
  <w16cid:commentId w16cid:paraId="5766932C" w16cid:durableId="1E196D1C"/>
  <w16cid:commentId w16cid:paraId="02EF9D0F" w16cid:durableId="1E196ED0"/>
  <w16cid:commentId w16cid:paraId="733B7B5B" w16cid:durableId="1E196D1D"/>
  <w16cid:commentId w16cid:paraId="17124547" w16cid:durableId="1E196D1E"/>
  <w16cid:commentId w16cid:paraId="07BAC145" w16cid:durableId="1E196D1F"/>
  <w16cid:commentId w16cid:paraId="45958725" w16cid:durableId="1E196F6E"/>
  <w16cid:commentId w16cid:paraId="04CAAC82" w16cid:durableId="1E196D20"/>
  <w16cid:commentId w16cid:paraId="432DBCF5" w16cid:durableId="1E196D21"/>
  <w16cid:commentId w16cid:paraId="26D6F396" w16cid:durableId="1E196D22"/>
  <w16cid:commentId w16cid:paraId="44E51869" w16cid:durableId="1E196F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045A8" w14:textId="77777777" w:rsidR="009D3D7A" w:rsidRDefault="009D3D7A" w:rsidP="00C6554A">
      <w:pPr>
        <w:spacing w:before="0" w:after="0" w:line="240" w:lineRule="auto"/>
      </w:pPr>
      <w:r>
        <w:separator/>
      </w:r>
    </w:p>
  </w:endnote>
  <w:endnote w:type="continuationSeparator" w:id="0">
    <w:p w14:paraId="537D43E4" w14:textId="77777777" w:rsidR="009D3D7A" w:rsidRDefault="009D3D7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E5D5C" w14:textId="11191119" w:rsidR="00055FF6" w:rsidRDefault="00055FF6">
    <w:pPr>
      <w:pStyle w:val="Footer"/>
    </w:pPr>
    <w:r w:rsidRPr="00907AAD">
      <w:rPr>
        <w:b/>
        <w:bCs/>
        <w:noProof/>
        <w:color w:val="00A0B8" w:themeColor="accent1"/>
        <w:lang w:val="en-GB" w:eastAsia="en-GB"/>
      </w:rPr>
      <mc:AlternateContent>
        <mc:Choice Requires="wps">
          <w:drawing>
            <wp:anchor distT="0" distB="0" distL="114300" distR="114300" simplePos="0" relativeHeight="251661312" behindDoc="0" locked="0" layoutInCell="1" allowOverlap="1" wp14:anchorId="3879710A" wp14:editId="25F25B89">
              <wp:simplePos x="0" y="0"/>
              <wp:positionH relativeFrom="page">
                <wp:align>center</wp:align>
              </wp:positionH>
              <wp:positionV relativeFrom="page">
                <wp:align>center</wp:align>
              </wp:positionV>
              <wp:extent cx="7364730" cy="9528810"/>
              <wp:effectExtent l="0" t="0" r="26670" b="26670"/>
              <wp:wrapNone/>
              <wp:docPr id="25" name="Rectangle 25"/>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4E0EAB" id="Rectangle 25"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" filled="f" strokecolor="#007ce9 [1614]" strokeweight="1.25pt">
              <w10:wrap anchorx="page" anchory="page"/>
            </v:rect>
          </w:pict>
        </mc:Fallback>
      </mc:AlternateContent>
    </w:r>
    <w:r w:rsidRPr="00907AAD">
      <w:rPr>
        <w:b/>
        <w:bCs/>
        <w:color w:val="00A0B8" w:themeColor="accent1"/>
      </w:rPr>
      <w:t xml:space="preserve"> </w:t>
    </w:r>
    <w:r w:rsidRPr="00907AAD">
      <w:rPr>
        <w:rFonts w:asciiTheme="majorHAnsi" w:eastAsiaTheme="majorEastAsia" w:hAnsiTheme="majorHAnsi" w:cstheme="majorBidi"/>
        <w:b/>
        <w:bCs/>
        <w:color w:val="00A0B8" w:themeColor="accent1"/>
        <w:sz w:val="20"/>
        <w:szCs w:val="20"/>
      </w:rPr>
      <w:t>p</w:t>
    </w:r>
    <w:ins w:id="8" w:author="Rhodes" w:date="2018-01-21T11:06:00Z">
      <w:r>
        <w:rPr>
          <w:rFonts w:asciiTheme="majorHAnsi" w:eastAsiaTheme="majorEastAsia" w:hAnsiTheme="majorHAnsi" w:cstheme="majorBidi"/>
          <w:b/>
          <w:bCs/>
          <w:color w:val="00A0B8" w:themeColor="accent1"/>
          <w:sz w:val="20"/>
          <w:szCs w:val="20"/>
        </w:rPr>
        <w:t>age</w:t>
      </w:r>
    </w:ins>
    <w:del w:id="9" w:author="Rhodes" w:date="2018-01-21T11:06:00Z">
      <w:r w:rsidRPr="00907AAD" w:rsidDel="002C18CC">
        <w:rPr>
          <w:rFonts w:asciiTheme="majorHAnsi" w:eastAsiaTheme="majorEastAsia" w:hAnsiTheme="majorHAnsi" w:cstheme="majorBidi"/>
          <w:b/>
          <w:bCs/>
          <w:color w:val="00A0B8" w:themeColor="accent1"/>
          <w:sz w:val="20"/>
          <w:szCs w:val="20"/>
        </w:rPr>
        <w:delText>g</w:delText>
      </w:r>
    </w:del>
    <w:r w:rsidRPr="00907AAD">
      <w:rPr>
        <w:rFonts w:asciiTheme="majorHAnsi" w:eastAsiaTheme="majorEastAsia" w:hAnsiTheme="majorHAnsi" w:cstheme="majorBidi"/>
        <w:b/>
        <w:bCs/>
        <w:color w:val="00A0B8" w:themeColor="accent1"/>
        <w:sz w:val="20"/>
        <w:szCs w:val="20"/>
      </w:rPr>
      <w:t xml:space="preserve">. </w:t>
    </w:r>
    <w:r w:rsidRPr="00907AAD">
      <w:rPr>
        <w:rFonts w:eastAsiaTheme="minorEastAsia"/>
        <w:b/>
        <w:bCs/>
        <w:color w:val="00A0B8" w:themeColor="accent1"/>
        <w:sz w:val="20"/>
        <w:szCs w:val="20"/>
      </w:rPr>
      <w:fldChar w:fldCharType="begin"/>
    </w:r>
    <w:r w:rsidRPr="00907AAD">
      <w:rPr>
        <w:b/>
        <w:bCs/>
        <w:color w:val="00A0B8" w:themeColor="accent1"/>
        <w:sz w:val="20"/>
        <w:szCs w:val="20"/>
      </w:rPr>
      <w:instrText xml:space="preserve"> PAGE    \* MERGEFORMAT </w:instrText>
    </w:r>
    <w:r w:rsidRPr="00907AAD">
      <w:rPr>
        <w:rFonts w:eastAsiaTheme="minorEastAsia"/>
        <w:b/>
        <w:bCs/>
        <w:color w:val="00A0B8" w:themeColor="accent1"/>
        <w:sz w:val="20"/>
        <w:szCs w:val="20"/>
      </w:rPr>
      <w:fldChar w:fldCharType="separate"/>
    </w:r>
    <w:r w:rsidR="003B2744" w:rsidRPr="003B2744">
      <w:rPr>
        <w:rFonts w:asciiTheme="majorHAnsi" w:eastAsiaTheme="majorEastAsia" w:hAnsiTheme="majorHAnsi" w:cstheme="majorBidi"/>
        <w:b/>
        <w:bCs/>
        <w:noProof/>
        <w:color w:val="00A0B8" w:themeColor="accent1"/>
        <w:sz w:val="20"/>
        <w:szCs w:val="20"/>
      </w:rPr>
      <w:t>11</w:t>
    </w:r>
    <w:r w:rsidRPr="00907AAD">
      <w:rPr>
        <w:rFonts w:asciiTheme="majorHAnsi" w:eastAsiaTheme="majorEastAsia" w:hAnsiTheme="majorHAnsi" w:cstheme="majorBidi"/>
        <w:b/>
        <w:bCs/>
        <w:noProof/>
        <w:color w:val="00A0B8" w:themeColor="accent1"/>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7065D" w14:textId="77777777" w:rsidR="00055FF6" w:rsidRDefault="00055FF6">
    <w:pPr>
      <w:pStyle w:val="Footer"/>
    </w:pPr>
  </w:p>
  <w:p w14:paraId="420C1A9E" w14:textId="77777777" w:rsidR="00055FF6" w:rsidRDefault="00055F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33FD1" w14:textId="30C71F83" w:rsidR="00055FF6" w:rsidRDefault="00055FF6">
    <w:pPr>
      <w:pStyle w:val="Footer"/>
    </w:pPr>
    <w:r>
      <w:rPr>
        <w:noProof/>
        <w:color w:val="00A0B8" w:themeColor="accent1"/>
        <w:lang w:val="en-GB" w:eastAsia="en-GB"/>
      </w:rPr>
      <mc:AlternateContent>
        <mc:Choice Requires="wps">
          <w:drawing>
            <wp:anchor distT="0" distB="0" distL="114300" distR="114300" simplePos="0" relativeHeight="251659264" behindDoc="0" locked="0" layoutInCell="1" allowOverlap="1" wp14:anchorId="5DAE5482" wp14:editId="03ECF2D8">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4BB498"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007ce9 [1614]" strokeweight="1.25pt">
              <w10:wrap anchorx="page" anchory="page"/>
            </v:rect>
          </w:pict>
        </mc:Fallback>
      </mc:AlternateContent>
    </w:r>
    <w:r>
      <w:rPr>
        <w:color w:val="00A0B8" w:themeColor="accent1"/>
      </w:rPr>
      <w:t xml:space="preserve"> </w:t>
    </w:r>
    <w:r>
      <w:rPr>
        <w:rFonts w:asciiTheme="majorHAnsi" w:eastAsiaTheme="majorEastAsia" w:hAnsiTheme="majorHAnsi" w:cstheme="majorBidi"/>
        <w:color w:val="00A0B8" w:themeColor="accent1"/>
        <w:sz w:val="20"/>
        <w:szCs w:val="20"/>
      </w:rPr>
      <w:t xml:space="preserve">pg. </w:t>
    </w:r>
    <w:r>
      <w:rPr>
        <w:rFonts w:eastAsiaTheme="minorEastAsia"/>
        <w:color w:val="00A0B8" w:themeColor="accent1"/>
        <w:sz w:val="20"/>
        <w:szCs w:val="20"/>
      </w:rPr>
      <w:fldChar w:fldCharType="begin"/>
    </w:r>
    <w:r>
      <w:rPr>
        <w:color w:val="00A0B8" w:themeColor="accent1"/>
        <w:sz w:val="20"/>
        <w:szCs w:val="20"/>
      </w:rPr>
      <w:instrText xml:space="preserve"> PAGE    \* MERGEFORMAT </w:instrText>
    </w:r>
    <w:r>
      <w:rPr>
        <w:rFonts w:eastAsiaTheme="minorEastAsia"/>
        <w:color w:val="00A0B8" w:themeColor="accent1"/>
        <w:sz w:val="20"/>
        <w:szCs w:val="20"/>
      </w:rPr>
      <w:fldChar w:fldCharType="separate"/>
    </w:r>
    <w:r w:rsidR="003B2744" w:rsidRPr="003B2744">
      <w:rPr>
        <w:rFonts w:asciiTheme="majorHAnsi" w:eastAsiaTheme="majorEastAsia" w:hAnsiTheme="majorHAnsi" w:cstheme="majorBidi"/>
        <w:noProof/>
        <w:color w:val="00A0B8" w:themeColor="accent1"/>
        <w:sz w:val="20"/>
        <w:szCs w:val="20"/>
      </w:rPr>
      <w:t>13</w:t>
    </w:r>
    <w:r>
      <w:rPr>
        <w:rFonts w:asciiTheme="majorHAnsi" w:eastAsiaTheme="majorEastAsia" w:hAnsiTheme="majorHAnsi" w:cstheme="majorBidi"/>
        <w:noProof/>
        <w:color w:val="00A0B8"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0670E" w14:textId="77777777" w:rsidR="009D3D7A" w:rsidRDefault="009D3D7A" w:rsidP="00C6554A">
      <w:pPr>
        <w:spacing w:before="0" w:after="0" w:line="240" w:lineRule="auto"/>
      </w:pPr>
      <w:r>
        <w:separator/>
      </w:r>
    </w:p>
  </w:footnote>
  <w:footnote w:type="continuationSeparator" w:id="0">
    <w:p w14:paraId="092D8FB7" w14:textId="77777777" w:rsidR="009D3D7A" w:rsidRDefault="009D3D7A" w:rsidP="00C6554A">
      <w:pPr>
        <w:spacing w:before="0" w:after="0" w:line="240" w:lineRule="auto"/>
      </w:pPr>
      <w:r>
        <w:continuationSeparator/>
      </w:r>
    </w:p>
  </w:footnote>
  <w:footnote w:id="1">
    <w:p w14:paraId="342D065C" w14:textId="77777777" w:rsidR="00055FF6" w:rsidRPr="000847C9" w:rsidRDefault="00055FF6" w:rsidP="00D82C9D">
      <w:pPr>
        <w:pStyle w:val="FootnoteText"/>
        <w:shd w:val="clear" w:color="auto" w:fill="E3E7F4" w:themeFill="accent5" w:themeFillTint="33"/>
        <w:rPr>
          <w:lang w:val="en-GB"/>
        </w:rPr>
      </w:pPr>
      <w:r>
        <w:rPr>
          <w:rStyle w:val="FootnoteReference"/>
        </w:rPr>
        <w:footnoteRef/>
      </w:r>
      <w:r>
        <w:t xml:space="preserve"> </w:t>
      </w:r>
      <w:r>
        <w:rPr>
          <w:lang w:val="en-GB"/>
        </w:rPr>
        <w:t>The methodology for this project is the CDM methodology AR-AM0002 v3</w:t>
      </w:r>
      <w:proofErr w:type="gramStart"/>
      <w:r>
        <w:rPr>
          <w:lang w:val="en-GB"/>
        </w:rPr>
        <w:t>: .</w:t>
      </w:r>
      <w:proofErr w:type="gramEnd"/>
      <w:r>
        <w:rPr>
          <w:lang w:val="en-GB"/>
        </w:rPr>
        <w:t xml:space="preserve"> It can be downloaded from </w:t>
      </w:r>
      <w:hyperlink r:id="rId1" w:history="1">
        <w:r w:rsidRPr="00073765">
          <w:rPr>
            <w:rStyle w:val="Hyperlink"/>
            <w:lang w:val="en-GB"/>
          </w:rPr>
          <w:t>http://cdm.unfccc.int/UserManagement/FileStorage/L1ZYHU4X5QRPFS2IVGDM8T90N3W6CJ</w:t>
        </w:r>
      </w:hyperlink>
      <w:r>
        <w:rPr>
          <w:lang w:val="en-GB"/>
        </w:rPr>
        <w:t xml:space="preserve">. However, there are </w:t>
      </w:r>
      <w:proofErr w:type="gramStart"/>
      <w:r>
        <w:rPr>
          <w:lang w:val="en-GB"/>
        </w:rPr>
        <w:t>a number of</w:t>
      </w:r>
      <w:proofErr w:type="gramEnd"/>
      <w:r>
        <w:rPr>
          <w:lang w:val="en-GB"/>
        </w:rPr>
        <w:t xml:space="preserve"> deviations from these equations, and consequently the Project Document should be used as a reference. The PD can be downloaded from: </w:t>
      </w:r>
      <w:hyperlink r:id="rId2" w:history="1">
        <w:r w:rsidRPr="000847C9">
          <w:rPr>
            <w:rStyle w:val="Hyperlink"/>
            <w:lang w:val="en-GB"/>
          </w:rPr>
          <w:t>http://dl.dropbox.com/u/8458610/Thicket%20project/Validation%20docs/VCS_ABFRP_PD_C4ES_05Sep2011_V3.2.pdf</w:t>
        </w:r>
      </w:hyperlink>
    </w:p>
  </w:footnote>
  <w:footnote w:id="2">
    <w:p w14:paraId="3E59D29C" w14:textId="77777777" w:rsidR="00055FF6" w:rsidRPr="000847C9" w:rsidRDefault="00055FF6" w:rsidP="00D82C9D">
      <w:pPr>
        <w:pStyle w:val="FootnoteText"/>
        <w:shd w:val="clear" w:color="auto" w:fill="E3E7F4" w:themeFill="accent5" w:themeFillTint="33"/>
        <w:rPr>
          <w:lang w:val="en-GB"/>
        </w:rPr>
      </w:pPr>
      <w:r>
        <w:rPr>
          <w:rStyle w:val="FootnoteReference"/>
        </w:rPr>
        <w:footnoteRef/>
      </w:r>
      <w:r>
        <w:t xml:space="preserve"> </w:t>
      </w:r>
      <w:r>
        <w:rPr>
          <w:lang w:val="en-GB"/>
        </w:rPr>
        <w:t xml:space="preserve">Available from: </w:t>
      </w:r>
      <w:hyperlink r:id="rId3" w:history="1">
        <w:r w:rsidRPr="000847C9">
          <w:rPr>
            <w:rStyle w:val="Hyperlink"/>
          </w:rPr>
          <w:t>http://www.spatialecology.com/htools/rndpnts.php</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E4471" w14:textId="77777777" w:rsidR="00055FF6" w:rsidRPr="00C13B6B" w:rsidRDefault="00055FF6" w:rsidP="00C13B6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3B9A5" w14:textId="77777777" w:rsidR="00055FF6" w:rsidRDefault="00055FF6">
    <w:pPr>
      <w:pStyle w:val="Header"/>
    </w:pPr>
    <w:r>
      <w:t xml:space="preserve">GEF Carbon Baseline Monitoring SOP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ABF02" w14:textId="77777777" w:rsidR="00055FF6" w:rsidRDefault="00055FF6" w:rsidP="00E138AA">
    <w:pPr>
      <w:pStyle w:val="Header"/>
    </w:pPr>
    <w:r>
      <w:t xml:space="preserve">GEF Carbon Baseline Monitoring SOP </w:t>
    </w:r>
  </w:p>
  <w:p w14:paraId="53EE509F" w14:textId="77777777" w:rsidR="00055FF6" w:rsidRPr="00E138AA" w:rsidRDefault="00055FF6" w:rsidP="00E138A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F7497" w14:textId="77777777" w:rsidR="00055FF6" w:rsidRPr="003161F9" w:rsidRDefault="00055FF6" w:rsidP="0005470C">
    <w:pPr>
      <w:pStyle w:val="Header"/>
      <w:tabs>
        <w:tab w:val="center" w:pos="5103"/>
        <w:tab w:val="right" w:pos="10632"/>
      </w:tabs>
      <w:rPr>
        <w:lang w:val="en-GB"/>
      </w:rPr>
    </w:pPr>
    <w:r>
      <w:rPr>
        <w:lang w:val="en-GB"/>
      </w:rPr>
      <w:t>GEF Carbon Baseline Monitoring</w:t>
    </w:r>
    <w:r>
      <w:rPr>
        <w:lang w:val="en-GB"/>
      </w:rPr>
      <w:tab/>
      <w:t>NOORS MONITORING DATASHEET</w:t>
    </w:r>
    <w:r>
      <w:rPr>
        <w:lang w:val="en-GB"/>
      </w:rPr>
      <w:tab/>
      <w:t>Plot 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18C1D" w14:textId="77777777" w:rsidR="00055FF6" w:rsidRDefault="00055FF6">
    <w:pPr>
      <w:pStyle w:val="Header"/>
    </w:pPr>
    <w:r>
      <w:rPr>
        <w:lang w:val="en-GB"/>
      </w:rPr>
      <w:t>GEF Carbon Baseline Monitoring</w:t>
    </w:r>
    <w:r>
      <w:t xml:space="preserve"> –NOORS MONITORING DATASHEET</w:t>
    </w:r>
    <w:r>
      <w:tab/>
    </w:r>
    <w:r>
      <w:tab/>
      <w:t>Plot 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7848A" w14:textId="77777777" w:rsidR="00055FF6" w:rsidRDefault="00055FF6">
    <w:pPr>
      <w:pStyle w:val="Header"/>
    </w:pPr>
    <w:r>
      <w:rPr>
        <w:lang w:val="en-GB"/>
      </w:rPr>
      <w:t>GEF Carbon Baseline Monitoring</w:t>
    </w:r>
    <w:r>
      <w:t xml:space="preserve"> –WOODY SPECIES MONITORING DATASHEET</w:t>
    </w:r>
    <w:r>
      <w:tab/>
    </w:r>
    <w:r>
      <w:tab/>
      <w:t>Plot 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A8AB7" w14:textId="77777777" w:rsidR="00055FF6" w:rsidRPr="003161F9" w:rsidRDefault="00055FF6" w:rsidP="0005470C">
    <w:pPr>
      <w:pStyle w:val="Header"/>
      <w:tabs>
        <w:tab w:val="center" w:pos="5103"/>
        <w:tab w:val="right" w:pos="10632"/>
      </w:tabs>
      <w:rPr>
        <w:lang w:val="en-GB"/>
      </w:rPr>
    </w:pPr>
    <w:r>
      <w:rPr>
        <w:lang w:val="en-GB"/>
      </w:rPr>
      <w:t>GEF Carbon Baseline Monitoring</w:t>
    </w:r>
    <w:r>
      <w:rPr>
        <w:lang w:val="en-GB"/>
      </w:rPr>
      <w:tab/>
      <w:t>LITTER WET WEIGHT DATASHEET</w:t>
    </w:r>
    <w:r>
      <w:rPr>
        <w:lang w:val="en-GB"/>
      </w:rPr>
      <w:tab/>
      <w:t>Plot 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51BA1" w14:textId="77777777" w:rsidR="00055FF6" w:rsidRDefault="00055FF6">
    <w:pPr>
      <w:pStyle w:val="Header"/>
    </w:pPr>
    <w:r>
      <w:rPr>
        <w:lang w:val="en-GB"/>
      </w:rPr>
      <w:t>GEF Carbon Baseline Monitoring</w:t>
    </w:r>
    <w:r>
      <w:t xml:space="preserve"> –LITTER DRY WEIGHT DATASHEET</w:t>
    </w:r>
    <w:r>
      <w:tab/>
    </w:r>
    <w:r>
      <w:tab/>
      <w:t>Plot 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1EFD6" w14:textId="77777777" w:rsidR="00055FF6" w:rsidRDefault="00055FF6">
    <w:pPr>
      <w:pStyle w:val="Header"/>
    </w:pPr>
    <w:r>
      <w:rPr>
        <w:lang w:val="en-GB"/>
      </w:rPr>
      <w:t>GEF Carbon Baseline Monitoring</w:t>
    </w:r>
    <w:r>
      <w:t xml:space="preserve"> –GPS PLOT POINTS DATASHEET</w:t>
    </w:r>
    <w:r>
      <w:tab/>
    </w:r>
    <w:r>
      <w:tab/>
      <w:t>Plot 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B0207E"/>
    <w:multiLevelType w:val="hybridMultilevel"/>
    <w:tmpl w:val="89F624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1C46789"/>
    <w:multiLevelType w:val="hybridMultilevel"/>
    <w:tmpl w:val="6BFE7A48"/>
    <w:lvl w:ilvl="0" w:tplc="04CEA77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05A0C4A"/>
    <w:multiLevelType w:val="hybridMultilevel"/>
    <w:tmpl w:val="ECD2C034"/>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7E58C4"/>
    <w:multiLevelType w:val="hybridMultilevel"/>
    <w:tmpl w:val="2A44BF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09303C3"/>
    <w:multiLevelType w:val="hybridMultilevel"/>
    <w:tmpl w:val="36641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925AAC"/>
    <w:multiLevelType w:val="hybridMultilevel"/>
    <w:tmpl w:val="2A44B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9711C3F"/>
    <w:multiLevelType w:val="hybridMultilevel"/>
    <w:tmpl w:val="ECD2C034"/>
    <w:lvl w:ilvl="0" w:tplc="04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AB92FCB"/>
    <w:multiLevelType w:val="hybridMultilevel"/>
    <w:tmpl w:val="8A8237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EC906EE"/>
    <w:multiLevelType w:val="hybridMultilevel"/>
    <w:tmpl w:val="36641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03E0792"/>
    <w:multiLevelType w:val="hybridMultilevel"/>
    <w:tmpl w:val="5EF8CF2C"/>
    <w:lvl w:ilvl="0" w:tplc="C3B80198">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30DA6667"/>
    <w:multiLevelType w:val="hybridMultilevel"/>
    <w:tmpl w:val="7E24CBF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364C410D"/>
    <w:multiLevelType w:val="hybridMultilevel"/>
    <w:tmpl w:val="2A44B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265B92"/>
    <w:multiLevelType w:val="hybridMultilevel"/>
    <w:tmpl w:val="ECD2C034"/>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75D7CCC"/>
    <w:multiLevelType w:val="hybridMultilevel"/>
    <w:tmpl w:val="D81A064E"/>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7" w15:restartNumberingAfterBreak="0">
    <w:nsid w:val="4A525F05"/>
    <w:multiLevelType w:val="hybridMultilevel"/>
    <w:tmpl w:val="477A73EC"/>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AC9241B"/>
    <w:multiLevelType w:val="hybridMultilevel"/>
    <w:tmpl w:val="ECD2C034"/>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CDD6658"/>
    <w:multiLevelType w:val="hybridMultilevel"/>
    <w:tmpl w:val="5EF8CF2C"/>
    <w:lvl w:ilvl="0" w:tplc="C3B80198">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5ED43E23"/>
    <w:multiLevelType w:val="hybridMultilevel"/>
    <w:tmpl w:val="25269D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5EFD609C"/>
    <w:multiLevelType w:val="hybridMultilevel"/>
    <w:tmpl w:val="783E6BB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2C44800"/>
    <w:multiLevelType w:val="hybridMultilevel"/>
    <w:tmpl w:val="96C45A8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3" w15:restartNumberingAfterBreak="0">
    <w:nsid w:val="68234335"/>
    <w:multiLevelType w:val="hybridMultilevel"/>
    <w:tmpl w:val="315869FC"/>
    <w:lvl w:ilvl="0" w:tplc="04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6EEC1C8F"/>
    <w:multiLevelType w:val="hybridMultilevel"/>
    <w:tmpl w:val="FC584A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9976551"/>
    <w:multiLevelType w:val="hybridMultilevel"/>
    <w:tmpl w:val="C8A4C0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25"/>
  </w:num>
  <w:num w:numId="6">
    <w:abstractNumId w:val="11"/>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30"/>
  </w:num>
  <w:num w:numId="17">
    <w:abstractNumId w:val="34"/>
  </w:num>
  <w:num w:numId="18">
    <w:abstractNumId w:val="15"/>
  </w:num>
  <w:num w:numId="19">
    <w:abstractNumId w:val="22"/>
  </w:num>
  <w:num w:numId="20">
    <w:abstractNumId w:val="19"/>
  </w:num>
  <w:num w:numId="21">
    <w:abstractNumId w:val="33"/>
  </w:num>
  <w:num w:numId="22">
    <w:abstractNumId w:val="17"/>
  </w:num>
  <w:num w:numId="23">
    <w:abstractNumId w:val="32"/>
  </w:num>
  <w:num w:numId="24">
    <w:abstractNumId w:val="23"/>
  </w:num>
  <w:num w:numId="25">
    <w:abstractNumId w:val="18"/>
  </w:num>
  <w:num w:numId="26">
    <w:abstractNumId w:val="28"/>
  </w:num>
  <w:num w:numId="27">
    <w:abstractNumId w:val="10"/>
  </w:num>
  <w:num w:numId="28">
    <w:abstractNumId w:val="35"/>
  </w:num>
  <w:num w:numId="29">
    <w:abstractNumId w:val="31"/>
  </w:num>
  <w:num w:numId="30">
    <w:abstractNumId w:val="14"/>
  </w:num>
  <w:num w:numId="31">
    <w:abstractNumId w:val="27"/>
  </w:num>
  <w:num w:numId="32">
    <w:abstractNumId w:val="24"/>
  </w:num>
  <w:num w:numId="33">
    <w:abstractNumId w:val="20"/>
  </w:num>
  <w:num w:numId="34">
    <w:abstractNumId w:val="12"/>
  </w:num>
  <w:num w:numId="35">
    <w:abstractNumId w:val="21"/>
  </w:num>
  <w:num w:numId="36">
    <w:abstractNumId w:val="29"/>
  </w:num>
  <w:num w:numId="37">
    <w:abstractNumId w:val="26"/>
  </w:num>
  <w:num w:numId="3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hodes">
    <w15:presenceInfo w15:providerId="None" w15:userId="Rhodes"/>
  </w15:person>
  <w15:person w15:author="Jay Reeler">
    <w15:presenceInfo w15:providerId="Windows Live" w15:userId="30f2381cc50a04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E23"/>
    <w:rsid w:val="0000063D"/>
    <w:rsid w:val="00002A3B"/>
    <w:rsid w:val="00004179"/>
    <w:rsid w:val="000102B3"/>
    <w:rsid w:val="00011CCD"/>
    <w:rsid w:val="000232F0"/>
    <w:rsid w:val="00036281"/>
    <w:rsid w:val="00040443"/>
    <w:rsid w:val="00050237"/>
    <w:rsid w:val="0005470C"/>
    <w:rsid w:val="00055FF6"/>
    <w:rsid w:val="0006665C"/>
    <w:rsid w:val="0008553F"/>
    <w:rsid w:val="0008693B"/>
    <w:rsid w:val="0009689B"/>
    <w:rsid w:val="000971DE"/>
    <w:rsid w:val="000D13E9"/>
    <w:rsid w:val="000E20D3"/>
    <w:rsid w:val="000E477C"/>
    <w:rsid w:val="000F3FDA"/>
    <w:rsid w:val="001252E0"/>
    <w:rsid w:val="00127D80"/>
    <w:rsid w:val="00127E78"/>
    <w:rsid w:val="00131457"/>
    <w:rsid w:val="0013176B"/>
    <w:rsid w:val="00137792"/>
    <w:rsid w:val="001413DA"/>
    <w:rsid w:val="0014626D"/>
    <w:rsid w:val="00175E0E"/>
    <w:rsid w:val="001A4F5D"/>
    <w:rsid w:val="001A589F"/>
    <w:rsid w:val="001F0C81"/>
    <w:rsid w:val="001F53BB"/>
    <w:rsid w:val="002278E9"/>
    <w:rsid w:val="0024512F"/>
    <w:rsid w:val="002554CD"/>
    <w:rsid w:val="0026131B"/>
    <w:rsid w:val="00263C1C"/>
    <w:rsid w:val="00286D82"/>
    <w:rsid w:val="0029330A"/>
    <w:rsid w:val="00293B83"/>
    <w:rsid w:val="002A08BC"/>
    <w:rsid w:val="002B4294"/>
    <w:rsid w:val="002B7716"/>
    <w:rsid w:val="002C18CC"/>
    <w:rsid w:val="002E0BBF"/>
    <w:rsid w:val="002E2CA5"/>
    <w:rsid w:val="002E3408"/>
    <w:rsid w:val="00303266"/>
    <w:rsid w:val="00333D0D"/>
    <w:rsid w:val="00337C36"/>
    <w:rsid w:val="0034276F"/>
    <w:rsid w:val="003502E9"/>
    <w:rsid w:val="00356FE7"/>
    <w:rsid w:val="00357329"/>
    <w:rsid w:val="00362D76"/>
    <w:rsid w:val="00364C3A"/>
    <w:rsid w:val="00371145"/>
    <w:rsid w:val="00373C07"/>
    <w:rsid w:val="003843CB"/>
    <w:rsid w:val="003871E3"/>
    <w:rsid w:val="003B2744"/>
    <w:rsid w:val="003B4DC3"/>
    <w:rsid w:val="003B76EB"/>
    <w:rsid w:val="003E0652"/>
    <w:rsid w:val="003E19C9"/>
    <w:rsid w:val="003E2F22"/>
    <w:rsid w:val="003F1F75"/>
    <w:rsid w:val="00403EFB"/>
    <w:rsid w:val="004070B2"/>
    <w:rsid w:val="00416006"/>
    <w:rsid w:val="00436327"/>
    <w:rsid w:val="00443E3E"/>
    <w:rsid w:val="00450A29"/>
    <w:rsid w:val="0046591E"/>
    <w:rsid w:val="004812B3"/>
    <w:rsid w:val="00483924"/>
    <w:rsid w:val="004A6BC8"/>
    <w:rsid w:val="004B763F"/>
    <w:rsid w:val="004C049F"/>
    <w:rsid w:val="005000E2"/>
    <w:rsid w:val="00515232"/>
    <w:rsid w:val="005407C8"/>
    <w:rsid w:val="005621D3"/>
    <w:rsid w:val="00570EEF"/>
    <w:rsid w:val="0057537C"/>
    <w:rsid w:val="0058065E"/>
    <w:rsid w:val="00581888"/>
    <w:rsid w:val="005818FD"/>
    <w:rsid w:val="005939A1"/>
    <w:rsid w:val="005B50DA"/>
    <w:rsid w:val="005E2F4E"/>
    <w:rsid w:val="005E7B6F"/>
    <w:rsid w:val="00636686"/>
    <w:rsid w:val="00671C1E"/>
    <w:rsid w:val="00674935"/>
    <w:rsid w:val="00683F50"/>
    <w:rsid w:val="006A3CE7"/>
    <w:rsid w:val="006A4914"/>
    <w:rsid w:val="006E243D"/>
    <w:rsid w:val="006F30CF"/>
    <w:rsid w:val="006F6458"/>
    <w:rsid w:val="0076142C"/>
    <w:rsid w:val="007620B3"/>
    <w:rsid w:val="00762D92"/>
    <w:rsid w:val="007656B6"/>
    <w:rsid w:val="007670CD"/>
    <w:rsid w:val="007776F7"/>
    <w:rsid w:val="007D670D"/>
    <w:rsid w:val="007D74CA"/>
    <w:rsid w:val="007E1403"/>
    <w:rsid w:val="008111EE"/>
    <w:rsid w:val="00823FE3"/>
    <w:rsid w:val="008306D4"/>
    <w:rsid w:val="00835A92"/>
    <w:rsid w:val="0083612C"/>
    <w:rsid w:val="00893ECA"/>
    <w:rsid w:val="008A7D8F"/>
    <w:rsid w:val="008B7645"/>
    <w:rsid w:val="00900EBC"/>
    <w:rsid w:val="00906554"/>
    <w:rsid w:val="00907AAD"/>
    <w:rsid w:val="00910697"/>
    <w:rsid w:val="00911D7B"/>
    <w:rsid w:val="0091757D"/>
    <w:rsid w:val="00923E23"/>
    <w:rsid w:val="009308B0"/>
    <w:rsid w:val="00995F29"/>
    <w:rsid w:val="009B3EF0"/>
    <w:rsid w:val="009D330A"/>
    <w:rsid w:val="009D3D7A"/>
    <w:rsid w:val="009F39BE"/>
    <w:rsid w:val="00A0237B"/>
    <w:rsid w:val="00A071D6"/>
    <w:rsid w:val="00A07950"/>
    <w:rsid w:val="00A11922"/>
    <w:rsid w:val="00A14E06"/>
    <w:rsid w:val="00A956E0"/>
    <w:rsid w:val="00AB02E8"/>
    <w:rsid w:val="00AB4271"/>
    <w:rsid w:val="00B469FD"/>
    <w:rsid w:val="00B52954"/>
    <w:rsid w:val="00B74B7C"/>
    <w:rsid w:val="00B77BF0"/>
    <w:rsid w:val="00BA7900"/>
    <w:rsid w:val="00BE4E34"/>
    <w:rsid w:val="00BF75E7"/>
    <w:rsid w:val="00C015D3"/>
    <w:rsid w:val="00C0186F"/>
    <w:rsid w:val="00C01AA8"/>
    <w:rsid w:val="00C01FDC"/>
    <w:rsid w:val="00C13B6B"/>
    <w:rsid w:val="00C20D80"/>
    <w:rsid w:val="00C22956"/>
    <w:rsid w:val="00C3527A"/>
    <w:rsid w:val="00C35449"/>
    <w:rsid w:val="00C466CE"/>
    <w:rsid w:val="00C6554A"/>
    <w:rsid w:val="00CA7BEA"/>
    <w:rsid w:val="00CB2CD8"/>
    <w:rsid w:val="00CB73DA"/>
    <w:rsid w:val="00CC24F8"/>
    <w:rsid w:val="00D02076"/>
    <w:rsid w:val="00D1288B"/>
    <w:rsid w:val="00D43CB6"/>
    <w:rsid w:val="00D752E2"/>
    <w:rsid w:val="00D82C9D"/>
    <w:rsid w:val="00D83032"/>
    <w:rsid w:val="00D93120"/>
    <w:rsid w:val="00D93DCF"/>
    <w:rsid w:val="00D96EF9"/>
    <w:rsid w:val="00DF71F1"/>
    <w:rsid w:val="00E138AA"/>
    <w:rsid w:val="00E45859"/>
    <w:rsid w:val="00E46D99"/>
    <w:rsid w:val="00E60060"/>
    <w:rsid w:val="00E67782"/>
    <w:rsid w:val="00EA0EAB"/>
    <w:rsid w:val="00EA2F91"/>
    <w:rsid w:val="00EB18E6"/>
    <w:rsid w:val="00EC7E02"/>
    <w:rsid w:val="00ED7C44"/>
    <w:rsid w:val="00EE6BE9"/>
    <w:rsid w:val="00EF3E1E"/>
    <w:rsid w:val="00F36D7B"/>
    <w:rsid w:val="00F66E59"/>
    <w:rsid w:val="00F82AB1"/>
    <w:rsid w:val="00F84378"/>
    <w:rsid w:val="00F84CD8"/>
    <w:rsid w:val="00F94B55"/>
    <w:rsid w:val="00FC67ED"/>
    <w:rsid w:val="00FD0E0F"/>
    <w:rsid w:val="00FD3FFF"/>
    <w:rsid w:val="00FD64E2"/>
    <w:rsid w:val="00FE482D"/>
    <w:rsid w:val="00FE6F63"/>
    <w:rsid w:val="00FF17A6"/>
    <w:rsid w:val="00FF7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4D90"/>
  <w15:docId w15:val="{18C06319-AC2B-4160-80F8-66B8175D3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99"/>
    <w:unhideWhenUsed/>
    <w:qFormat/>
    <w:rsid w:val="00FD3FFF"/>
    <w:pPr>
      <w:ind w:left="720"/>
      <w:contextualSpacing/>
    </w:pPr>
  </w:style>
  <w:style w:type="character" w:styleId="FootnoteReference">
    <w:name w:val="footnote reference"/>
    <w:basedOn w:val="DefaultParagraphFont"/>
    <w:uiPriority w:val="99"/>
    <w:semiHidden/>
    <w:unhideWhenUsed/>
    <w:rsid w:val="00D82C9D"/>
    <w:rPr>
      <w:vertAlign w:val="superscript"/>
    </w:rPr>
  </w:style>
  <w:style w:type="character" w:customStyle="1" w:styleId="apple-style-span">
    <w:name w:val="apple-style-span"/>
    <w:basedOn w:val="DefaultParagraphFont"/>
    <w:rsid w:val="00286D82"/>
  </w:style>
  <w:style w:type="table" w:styleId="TableGrid">
    <w:name w:val="Table Grid"/>
    <w:basedOn w:val="TableNormal"/>
    <w:uiPriority w:val="59"/>
    <w:rsid w:val="0057537C"/>
    <w:pPr>
      <w:spacing w:before="0" w:line="276" w:lineRule="auto"/>
    </w:pPr>
    <w:rPr>
      <w:color w:val="aut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071D6"/>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A071D6"/>
    <w:pPr>
      <w:spacing w:after="100"/>
    </w:pPr>
  </w:style>
  <w:style w:type="paragraph" w:styleId="TOC2">
    <w:name w:val="toc 2"/>
    <w:basedOn w:val="Normal"/>
    <w:next w:val="Normal"/>
    <w:autoRedefine/>
    <w:uiPriority w:val="39"/>
    <w:unhideWhenUsed/>
    <w:rsid w:val="00A071D6"/>
    <w:pPr>
      <w:spacing w:after="100"/>
      <w:ind w:left="220"/>
    </w:pPr>
  </w:style>
  <w:style w:type="paragraph" w:styleId="TOC3">
    <w:name w:val="toc 3"/>
    <w:basedOn w:val="Normal"/>
    <w:next w:val="Normal"/>
    <w:autoRedefine/>
    <w:uiPriority w:val="39"/>
    <w:unhideWhenUsed/>
    <w:rsid w:val="00A071D6"/>
    <w:pPr>
      <w:spacing w:after="100"/>
      <w:ind w:left="440"/>
    </w:pPr>
  </w:style>
  <w:style w:type="paragraph" w:styleId="TableofFigures">
    <w:name w:val="table of figures"/>
    <w:basedOn w:val="Normal"/>
    <w:next w:val="Normal"/>
    <w:uiPriority w:val="99"/>
    <w:unhideWhenUsed/>
    <w:rsid w:val="002278E9"/>
    <w:pPr>
      <w:spacing w:after="0"/>
    </w:pPr>
  </w:style>
  <w:style w:type="paragraph" w:customStyle="1" w:styleId="CosStyle1">
    <w:name w:val="Cos Style1"/>
    <w:basedOn w:val="Normal"/>
    <w:link w:val="CosStyle1Char"/>
    <w:qFormat/>
    <w:rsid w:val="007D670D"/>
    <w:pPr>
      <w:spacing w:after="120" w:line="276" w:lineRule="auto"/>
      <w:ind w:left="1134"/>
      <w:jc w:val="both"/>
    </w:pPr>
    <w:rPr>
      <w:rFonts w:eastAsiaTheme="minorEastAsia"/>
      <w:color w:val="auto"/>
      <w:sz w:val="24"/>
      <w:szCs w:val="20"/>
      <w:lang w:val="en-ZA"/>
    </w:rPr>
  </w:style>
  <w:style w:type="character" w:customStyle="1" w:styleId="CosStyle1Char">
    <w:name w:val="Cos Style1 Char"/>
    <w:basedOn w:val="DefaultParagraphFont"/>
    <w:link w:val="CosStyle1"/>
    <w:rsid w:val="007D670D"/>
    <w:rPr>
      <w:rFonts w:eastAsiaTheme="minorEastAsia"/>
      <w:color w:val="auto"/>
      <w:sz w:val="24"/>
      <w:szCs w:val="20"/>
      <w:lang w:val="en-ZA"/>
    </w:rPr>
  </w:style>
  <w:style w:type="paragraph" w:customStyle="1" w:styleId="Default">
    <w:name w:val="Default"/>
    <w:rsid w:val="005818FD"/>
    <w:pPr>
      <w:autoSpaceDE w:val="0"/>
      <w:autoSpaceDN w:val="0"/>
      <w:adjustRightInd w:val="0"/>
      <w:spacing w:before="0" w:after="0" w:line="240" w:lineRule="auto"/>
    </w:pPr>
    <w:rPr>
      <w:rFonts w:ascii="Tahoma" w:hAnsi="Tahoma" w:cs="Tahoma"/>
      <w:color w:val="000000"/>
      <w:sz w:val="24"/>
      <w:szCs w:val="24"/>
      <w:lang w:val="en-ZA"/>
    </w:rPr>
  </w:style>
  <w:style w:type="paragraph" w:styleId="Revision">
    <w:name w:val="Revision"/>
    <w:hidden/>
    <w:uiPriority w:val="99"/>
    <w:semiHidden/>
    <w:rsid w:val="003B2744"/>
    <w:pPr>
      <w:spacing w:before="0"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3508">
      <w:bodyDiv w:val="1"/>
      <w:marLeft w:val="0"/>
      <w:marRight w:val="0"/>
      <w:marTop w:val="0"/>
      <w:marBottom w:val="0"/>
      <w:divBdr>
        <w:top w:val="none" w:sz="0" w:space="0" w:color="auto"/>
        <w:left w:val="none" w:sz="0" w:space="0" w:color="auto"/>
        <w:bottom w:val="none" w:sz="0" w:space="0" w:color="auto"/>
        <w:right w:val="none" w:sz="0" w:space="0" w:color="auto"/>
      </w:divBdr>
    </w:div>
    <w:div w:id="362217871">
      <w:bodyDiv w:val="1"/>
      <w:marLeft w:val="0"/>
      <w:marRight w:val="0"/>
      <w:marTop w:val="0"/>
      <w:marBottom w:val="0"/>
      <w:divBdr>
        <w:top w:val="none" w:sz="0" w:space="0" w:color="auto"/>
        <w:left w:val="none" w:sz="0" w:space="0" w:color="auto"/>
        <w:bottom w:val="none" w:sz="0" w:space="0" w:color="auto"/>
        <w:right w:val="none" w:sz="0" w:space="0" w:color="auto"/>
      </w:divBdr>
    </w:div>
    <w:div w:id="1673289700">
      <w:bodyDiv w:val="1"/>
      <w:marLeft w:val="0"/>
      <w:marRight w:val="0"/>
      <w:marTop w:val="0"/>
      <w:marBottom w:val="0"/>
      <w:divBdr>
        <w:top w:val="none" w:sz="0" w:space="0" w:color="auto"/>
        <w:left w:val="none" w:sz="0" w:space="0" w:color="auto"/>
        <w:bottom w:val="none" w:sz="0" w:space="0" w:color="auto"/>
        <w:right w:val="none" w:sz="0" w:space="0" w:color="auto"/>
      </w:divBdr>
    </w:div>
    <w:div w:id="1800414460">
      <w:bodyDiv w:val="1"/>
      <w:marLeft w:val="0"/>
      <w:marRight w:val="0"/>
      <w:marTop w:val="0"/>
      <w:marBottom w:val="0"/>
      <w:divBdr>
        <w:top w:val="none" w:sz="0" w:space="0" w:color="auto"/>
        <w:left w:val="none" w:sz="0" w:space="0" w:color="auto"/>
        <w:bottom w:val="none" w:sz="0" w:space="0" w:color="auto"/>
        <w:right w:val="none" w:sz="0" w:space="0" w:color="auto"/>
      </w:divBdr>
    </w:div>
    <w:div w:id="202743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6.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4.xm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6.xm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5.emf"/><Relationship Id="rId28" Type="http://schemas.openxmlformats.org/officeDocument/2006/relationships/image" Target="media/image7.emf"/><Relationship Id="rId10" Type="http://schemas.microsoft.com/office/2011/relationships/commentsExtended" Target="commentsExtended.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openxmlformats.org/officeDocument/2006/relationships/image" Target="media/image4.emf"/><Relationship Id="rId27" Type="http://schemas.openxmlformats.org/officeDocument/2006/relationships/header" Target="header8.xml"/><Relationship Id="rId30" Type="http://schemas.openxmlformats.org/officeDocument/2006/relationships/header" Target="header9.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www.spatialecology.com/htools/rndpnts.php" TargetMode="External"/><Relationship Id="rId2" Type="http://schemas.openxmlformats.org/officeDocument/2006/relationships/hyperlink" Target="http://dl.dropbox.com/u/8458610/Thicket%20project/Validation%20docs/VCS_ABFRP_PD_C4ES_05Sep2011_V3.2.pdf" TargetMode="External"/><Relationship Id="rId1" Type="http://schemas.openxmlformats.org/officeDocument/2006/relationships/hyperlink" Target="http://cdm.unfccc.int/UserManagement/FileStorage/L1ZYHU4X5QRPFS2IVGDM8T90N3W6CJ"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73026C-D8EE-433A-A4BB-1F03E4AEE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0</TotalTime>
  <Pages>19</Pages>
  <Words>3122</Words>
  <Characters>17797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Jay Reeler</cp:lastModifiedBy>
  <cp:revision>2</cp:revision>
  <cp:lastPrinted>2017-12-11T12:55:00Z</cp:lastPrinted>
  <dcterms:created xsi:type="dcterms:W3CDTF">2018-01-29T08:03:00Z</dcterms:created>
  <dcterms:modified xsi:type="dcterms:W3CDTF">2018-01-29T08:03:00Z</dcterms:modified>
</cp:coreProperties>
</file>